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E1730" w14:textId="77777777" w:rsidR="005F6DB9" w:rsidRPr="00EA245D" w:rsidRDefault="00000000">
      <w:pPr>
        <w:pStyle w:val="Title"/>
        <w:rPr>
          <w:rFonts w:ascii="Times New Roman" w:hAnsi="Times New Roman" w:cs="Times New Roman"/>
        </w:rPr>
      </w:pPr>
      <w:r w:rsidRPr="00EA245D">
        <w:rPr>
          <w:rFonts w:ascii="Times New Roman" w:hAnsi="Times New Roman" w:cs="Times New Roman"/>
        </w:rPr>
        <w:t>The effects of prenatal corticosterone and thermal environment on numerical discrimination abilities in a lizard</w:t>
      </w:r>
    </w:p>
    <w:p w14:paraId="205C7C88" w14:textId="323A14AB" w:rsidR="005F6DB9" w:rsidRPr="00EA245D" w:rsidRDefault="00000000">
      <w:pPr>
        <w:pStyle w:val="FirstParagraph"/>
        <w:rPr>
          <w:rFonts w:ascii="Times New Roman" w:hAnsi="Times New Roman" w:cs="Times New Roman"/>
        </w:rPr>
      </w:pPr>
      <w:r w:rsidRPr="00EA245D">
        <w:rPr>
          <w:rFonts w:ascii="Times New Roman" w:hAnsi="Times New Roman" w:cs="Times New Roman"/>
        </w:rPr>
        <w:t>Pablo Recio</w:t>
      </w:r>
      <w:r w:rsidRPr="00EA245D">
        <w:rPr>
          <w:rFonts w:ascii="Times New Roman" w:hAnsi="Times New Roman" w:cs="Times New Roman"/>
          <w:vertAlign w:val="superscript"/>
        </w:rPr>
        <w:t>1</w:t>
      </w:r>
      <w:r w:rsidRPr="00EA245D">
        <w:rPr>
          <w:rFonts w:ascii="Times New Roman" w:hAnsi="Times New Roman" w:cs="Times New Roman"/>
        </w:rPr>
        <w:t>,</w:t>
      </w:r>
      <m:oMath>
        <m:r>
          <m:rPr>
            <m:sty m:val="p"/>
          </m:rPr>
          <w:rPr>
            <w:rFonts w:ascii="Cambria Math" w:hAnsi="Cambria Math" w:cs="Times New Roman"/>
          </w:rPr>
          <m:t>‡</m:t>
        </m:r>
      </m:oMath>
      <w:r w:rsidRPr="00EA245D">
        <w:rPr>
          <w:rFonts w:ascii="Times New Roman" w:hAnsi="Times New Roman" w:cs="Times New Roman"/>
        </w:rPr>
        <w:t xml:space="preserve"> , Dalton C. Leibold</w:t>
      </w:r>
      <w:r w:rsidRPr="00EA245D">
        <w:rPr>
          <w:rFonts w:ascii="Times New Roman" w:hAnsi="Times New Roman" w:cs="Times New Roman"/>
          <w:vertAlign w:val="superscript"/>
        </w:rPr>
        <w:t>1</w:t>
      </w:r>
      <w:r w:rsidRPr="00EA245D">
        <w:rPr>
          <w:rFonts w:ascii="Times New Roman" w:hAnsi="Times New Roman" w:cs="Times New Roman"/>
        </w:rPr>
        <w:t xml:space="preserve">, Ondi L. Crino </w:t>
      </w:r>
      <w:r w:rsidRPr="00EA245D">
        <w:rPr>
          <w:rFonts w:ascii="Times New Roman" w:hAnsi="Times New Roman" w:cs="Times New Roman"/>
          <w:vertAlign w:val="superscript"/>
        </w:rPr>
        <w:t>1,2</w:t>
      </w:r>
      <w:r w:rsidRPr="00EA245D">
        <w:rPr>
          <w:rFonts w:ascii="Times New Roman" w:hAnsi="Times New Roman" w:cs="Times New Roman"/>
        </w:rPr>
        <w:t>, Chri</w:t>
      </w:r>
      <w:r w:rsidRPr="00947D0B">
        <w:rPr>
          <w:rFonts w:ascii="Times New Roman" w:hAnsi="Times New Roman" w:cs="Times New Roman"/>
          <w:highlight w:val="yellow"/>
          <w:rPrChange w:id="0" w:author="Christopher Friesen" w:date="2024-09-13T15:20:00Z" w16du:dateUtc="2024-09-13T05:20:00Z">
            <w:rPr>
              <w:rFonts w:ascii="Times New Roman" w:hAnsi="Times New Roman" w:cs="Times New Roman"/>
            </w:rPr>
          </w:rPrChange>
        </w:rPr>
        <w:t>s</w:t>
      </w:r>
      <w:ins w:id="1" w:author="Christopher Friesen" w:date="2024-09-13T15:19:00Z" w16du:dateUtc="2024-09-13T05:19:00Z">
        <w:r w:rsidR="00947D0B" w:rsidRPr="00947D0B">
          <w:rPr>
            <w:rFonts w:ascii="Times New Roman" w:hAnsi="Times New Roman" w:cs="Times New Roman"/>
            <w:highlight w:val="yellow"/>
            <w:rPrChange w:id="2" w:author="Christopher Friesen" w:date="2024-09-13T15:20:00Z" w16du:dateUtc="2024-09-13T05:20:00Z">
              <w:rPr>
                <w:rFonts w:ascii="Times New Roman" w:hAnsi="Times New Roman" w:cs="Times New Roman"/>
              </w:rPr>
            </w:rPrChange>
          </w:rPr>
          <w:t>topher R.</w:t>
        </w:r>
      </w:ins>
      <w:r w:rsidRPr="00EA245D">
        <w:rPr>
          <w:rFonts w:ascii="Times New Roman" w:hAnsi="Times New Roman" w:cs="Times New Roman"/>
        </w:rPr>
        <w:t xml:space="preserve"> Friesen</w:t>
      </w:r>
      <w:r w:rsidRPr="00EA245D">
        <w:rPr>
          <w:rFonts w:ascii="Times New Roman" w:hAnsi="Times New Roman" w:cs="Times New Roman"/>
          <w:vertAlign w:val="superscript"/>
        </w:rPr>
        <w:t>3</w:t>
      </w:r>
      <w:r w:rsidRPr="00EA245D">
        <w:rPr>
          <w:rFonts w:ascii="Times New Roman" w:hAnsi="Times New Roman" w:cs="Times New Roman"/>
        </w:rPr>
        <w:t xml:space="preserve">, Amelia Y. Peardon </w:t>
      </w:r>
      <w:r w:rsidRPr="00EA245D">
        <w:rPr>
          <w:rFonts w:ascii="Times New Roman" w:hAnsi="Times New Roman" w:cs="Times New Roman"/>
          <w:vertAlign w:val="superscript"/>
        </w:rPr>
        <w:t>1</w:t>
      </w:r>
      <w:r w:rsidRPr="00EA245D">
        <w:rPr>
          <w:rFonts w:ascii="Times New Roman" w:hAnsi="Times New Roman" w:cs="Times New Roman"/>
        </w:rPr>
        <w:t>, Daniel W.A. Noble</w:t>
      </w:r>
      <w:r w:rsidRPr="00EA245D">
        <w:rPr>
          <w:rFonts w:ascii="Times New Roman" w:hAnsi="Times New Roman" w:cs="Times New Roman"/>
          <w:vertAlign w:val="superscript"/>
        </w:rPr>
        <w:t>1</w:t>
      </w:r>
    </w:p>
    <w:p w14:paraId="17223D0F"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vertAlign w:val="superscript"/>
        </w:rPr>
        <w:t>1</w:t>
      </w:r>
      <w:r w:rsidRPr="00EA245D">
        <w:rPr>
          <w:rFonts w:ascii="Times New Roman" w:hAnsi="Times New Roman" w:cs="Times New Roman"/>
        </w:rPr>
        <w:t xml:space="preserve"> Division of Ecology and Evolution, Research School of Biology, The Australian National University, Canberra, ACT 2601, Australia</w:t>
      </w:r>
      <w:r w:rsidRPr="00EA245D">
        <w:rPr>
          <w:rFonts w:ascii="Times New Roman" w:hAnsi="Times New Roman" w:cs="Times New Roman"/>
        </w:rPr>
        <w:br/>
      </w:r>
      <w:r w:rsidRPr="00EA245D">
        <w:rPr>
          <w:rFonts w:ascii="Times New Roman" w:hAnsi="Times New Roman" w:cs="Times New Roman"/>
          <w:vertAlign w:val="superscript"/>
        </w:rPr>
        <w:t>2</w:t>
      </w:r>
      <w:r w:rsidRPr="00EA245D">
        <w:rPr>
          <w:rFonts w:ascii="Times New Roman" w:hAnsi="Times New Roman" w:cs="Times New Roman"/>
        </w:rPr>
        <w:t xml:space="preserve"> Flinder’s University, College of Science and Engineering, Bedford Park, SA 5042, Australia</w:t>
      </w:r>
      <w:r w:rsidRPr="00EA245D">
        <w:rPr>
          <w:rFonts w:ascii="Times New Roman" w:hAnsi="Times New Roman" w:cs="Times New Roman"/>
        </w:rPr>
        <w:br/>
      </w:r>
      <w:r w:rsidRPr="00EA245D">
        <w:rPr>
          <w:rFonts w:ascii="Times New Roman" w:hAnsi="Times New Roman" w:cs="Times New Roman"/>
          <w:vertAlign w:val="superscript"/>
        </w:rPr>
        <w:t>3</w:t>
      </w:r>
      <w:r w:rsidRPr="00EA245D">
        <w:rPr>
          <w:rFonts w:ascii="Times New Roman" w:hAnsi="Times New Roman" w:cs="Times New Roman"/>
        </w:rPr>
        <w:t xml:space="preserve"> University of Wollongong, Wollongong, NSW 2500, Australia</w:t>
      </w:r>
      <w:r w:rsidRPr="00EA245D">
        <w:rPr>
          <w:rFonts w:ascii="Times New Roman" w:hAnsi="Times New Roman" w:cs="Times New Roman"/>
        </w:rPr>
        <w:br/>
      </w:r>
      <m:oMath>
        <m:r>
          <m:rPr>
            <m:sty m:val="p"/>
          </m:rPr>
          <w:rPr>
            <w:rFonts w:ascii="Cambria Math" w:hAnsi="Cambria Math" w:cs="Times New Roman"/>
          </w:rPr>
          <m:t>‡</m:t>
        </m:r>
      </m:oMath>
      <w:r w:rsidRPr="00EA245D">
        <w:rPr>
          <w:rFonts w:ascii="Times New Roman" w:hAnsi="Times New Roman" w:cs="Times New Roman"/>
        </w:rPr>
        <w:t xml:space="preserve"> Corresponding author: pablo.reciosantiago@anu.edu.au</w:t>
      </w:r>
    </w:p>
    <w:p w14:paraId="178D1F26"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ORCID:</w:t>
      </w:r>
    </w:p>
    <w:p w14:paraId="1BF0BF36"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Pablo Recio ORCID: 0000-0002-5890-0218</w:t>
      </w:r>
      <w:r w:rsidRPr="00EA245D">
        <w:rPr>
          <w:rFonts w:ascii="Times New Roman" w:hAnsi="Times New Roman" w:cs="Times New Roman"/>
        </w:rPr>
        <w:br/>
        <w:t>Dalton C. Leibold ORCID: 0000-0001-9645-2033</w:t>
      </w:r>
      <w:r w:rsidRPr="00EA245D">
        <w:rPr>
          <w:rFonts w:ascii="Times New Roman" w:hAnsi="Times New Roman" w:cs="Times New Roman"/>
        </w:rPr>
        <w:br/>
        <w:t>Ondi L. Crino ORCID: 0000-0001-5700-1387</w:t>
      </w:r>
      <w:r w:rsidRPr="00EA245D">
        <w:rPr>
          <w:rFonts w:ascii="Times New Roman" w:hAnsi="Times New Roman" w:cs="Times New Roman"/>
        </w:rPr>
        <w:br/>
        <w:t>Chris Friesen ORCID: 0000-0001-5338-7454</w:t>
      </w:r>
      <w:r w:rsidRPr="00EA245D">
        <w:rPr>
          <w:rFonts w:ascii="Times New Roman" w:hAnsi="Times New Roman" w:cs="Times New Roman"/>
        </w:rPr>
        <w:br/>
        <w:t>Amelia Y. Peardon ORCID: 0009-0005-6227-8379</w:t>
      </w:r>
      <w:r w:rsidRPr="00EA245D">
        <w:rPr>
          <w:rFonts w:ascii="Times New Roman" w:hAnsi="Times New Roman" w:cs="Times New Roman"/>
        </w:rPr>
        <w:br/>
        <w:t>Daniel W.A. Noble ORCID: 0000-0001-9460-8743</w:t>
      </w:r>
    </w:p>
    <w:p w14:paraId="7DE43C40"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37E867F3" w14:textId="77777777" w:rsidR="005F6DB9" w:rsidRPr="00EA245D" w:rsidRDefault="00000000" w:rsidP="00EA245D">
      <w:pPr>
        <w:pStyle w:val="Heading2"/>
        <w:spacing w:line="480" w:lineRule="auto"/>
        <w:rPr>
          <w:rFonts w:ascii="Times New Roman" w:hAnsi="Times New Roman" w:cs="Times New Roman"/>
          <w:sz w:val="24"/>
          <w:szCs w:val="24"/>
        </w:rPr>
      </w:pPr>
      <w:bookmarkStart w:id="3" w:name="keywords"/>
      <w:r w:rsidRPr="00EA245D">
        <w:rPr>
          <w:rFonts w:ascii="Times New Roman" w:hAnsi="Times New Roman" w:cs="Times New Roman"/>
          <w:sz w:val="24"/>
          <w:szCs w:val="24"/>
        </w:rPr>
        <w:lastRenderedPageBreak/>
        <w:t>Keywords</w:t>
      </w:r>
    </w:p>
    <w:p w14:paraId="69E8A320"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Numerical discrimination, Corticosterone, Temperature, Reptiles, Early life stress, Cognitive abilities</w:t>
      </w:r>
    </w:p>
    <w:p w14:paraId="1CC6F844" w14:textId="77777777" w:rsidR="005F6DB9" w:rsidRPr="00EA245D" w:rsidRDefault="00000000" w:rsidP="00EA245D">
      <w:pPr>
        <w:pStyle w:val="Heading2"/>
        <w:spacing w:line="480" w:lineRule="auto"/>
        <w:rPr>
          <w:rFonts w:ascii="Times New Roman" w:hAnsi="Times New Roman" w:cs="Times New Roman"/>
          <w:sz w:val="24"/>
          <w:szCs w:val="24"/>
        </w:rPr>
      </w:pPr>
      <w:bookmarkStart w:id="4" w:name="abstract"/>
      <w:bookmarkEnd w:id="3"/>
      <w:r w:rsidRPr="00EA245D">
        <w:rPr>
          <w:rFonts w:ascii="Times New Roman" w:hAnsi="Times New Roman" w:cs="Times New Roman"/>
          <w:sz w:val="24"/>
          <w:szCs w:val="24"/>
        </w:rPr>
        <w:t>Abstract</w:t>
      </w:r>
    </w:p>
    <w:p w14:paraId="182F02ED" w14:textId="70655462"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Animals use quantitative judgements in several ecological contexts. From social behaviour to navigating their </w:t>
      </w:r>
      <w:del w:id="5" w:author="Christopher Friesen" w:date="2024-09-13T15:08:00Z" w16du:dateUtc="2024-09-13T05:08:00Z">
        <w:r w:rsidRPr="00EA245D" w:rsidDel="007B0A93">
          <w:rPr>
            <w:rFonts w:ascii="Times New Roman" w:hAnsi="Times New Roman" w:cs="Times New Roman"/>
          </w:rPr>
          <w:delText xml:space="preserve">own </w:delText>
        </w:r>
      </w:del>
      <w:r w:rsidRPr="00EA245D">
        <w:rPr>
          <w:rFonts w:ascii="Times New Roman" w:hAnsi="Times New Roman" w:cs="Times New Roman"/>
        </w:rPr>
        <w:t xml:space="preserve">environment, quantitative abilities can be crucial in animals’ behaviour. Since prenatal conditions are predicted to impact brain development, quantitative competence may </w:t>
      </w:r>
      <w:del w:id="6" w:author="Christopher Friesen" w:date="2024-09-13T15:08:00Z" w16du:dateUtc="2024-09-13T05:08:00Z">
        <w:r w:rsidRPr="00EA245D" w:rsidDel="007B0A93">
          <w:rPr>
            <w:rFonts w:ascii="Times New Roman" w:hAnsi="Times New Roman" w:cs="Times New Roman"/>
          </w:rPr>
          <w:delText>be as well</w:delText>
        </w:r>
      </w:del>
      <w:ins w:id="7" w:author="Christopher Friesen" w:date="2024-09-13T15:08:00Z" w16du:dateUtc="2024-09-13T05:08:00Z">
        <w:r w:rsidR="007B0A93">
          <w:rPr>
            <w:rFonts w:ascii="Times New Roman" w:hAnsi="Times New Roman" w:cs="Times New Roman"/>
          </w:rPr>
          <w:t>also be</w:t>
        </w:r>
      </w:ins>
      <w:r w:rsidRPr="00EA245D">
        <w:rPr>
          <w:rFonts w:ascii="Times New Roman" w:hAnsi="Times New Roman" w:cs="Times New Roman"/>
        </w:rPr>
        <w:t xml:space="preserve"> affected by the early environment. Factors like temperature or stress-related hormones transmitted by the parents can play a prominent role in shaping cognitive traits. In a</w:t>
      </w:r>
      <w:ins w:id="8" w:author="Christopher Friesen" w:date="2024-09-13T15:08:00Z" w16du:dateUtc="2024-09-13T05:08:00Z">
        <w:r w:rsidR="007B0A93">
          <w:rPr>
            <w:rFonts w:ascii="Times New Roman" w:hAnsi="Times New Roman" w:cs="Times New Roman"/>
          </w:rPr>
          <w:t>d</w:t>
        </w:r>
      </w:ins>
      <w:r w:rsidRPr="00EA245D">
        <w:rPr>
          <w:rFonts w:ascii="Times New Roman" w:hAnsi="Times New Roman" w:cs="Times New Roman"/>
        </w:rPr>
        <w:t xml:space="preserve">dition, abrupt temperature changes can lead to the </w:t>
      </w:r>
      <w:del w:id="9" w:author="Christopher Friesen" w:date="2024-09-13T15:08:00Z" w16du:dateUtc="2024-09-13T05:08:00Z">
        <w:r w:rsidRPr="00EA245D" w:rsidDel="007B0A93">
          <w:rPr>
            <w:rFonts w:ascii="Times New Roman" w:hAnsi="Times New Roman" w:cs="Times New Roman"/>
          </w:rPr>
          <w:delText xml:space="preserve">transmittion </w:delText>
        </w:r>
      </w:del>
      <w:ins w:id="10" w:author="Christopher Friesen" w:date="2024-09-13T15:08:00Z" w16du:dateUtc="2024-09-13T05:08:00Z">
        <w:r w:rsidR="007B0A93" w:rsidRPr="00EA245D">
          <w:rPr>
            <w:rFonts w:ascii="Times New Roman" w:hAnsi="Times New Roman" w:cs="Times New Roman"/>
          </w:rPr>
          <w:t>transmi</w:t>
        </w:r>
        <w:r w:rsidR="007B0A93">
          <w:rPr>
            <w:rFonts w:ascii="Times New Roman" w:hAnsi="Times New Roman" w:cs="Times New Roman"/>
          </w:rPr>
          <w:t>ss</w:t>
        </w:r>
        <w:r w:rsidR="007B0A93" w:rsidRPr="00EA245D">
          <w:rPr>
            <w:rFonts w:ascii="Times New Roman" w:hAnsi="Times New Roman" w:cs="Times New Roman"/>
          </w:rPr>
          <w:t xml:space="preserve">ion </w:t>
        </w:r>
      </w:ins>
      <w:r w:rsidRPr="00EA245D">
        <w:rPr>
          <w:rFonts w:ascii="Times New Roman" w:hAnsi="Times New Roman" w:cs="Times New Roman"/>
        </w:rPr>
        <w:t xml:space="preserve">of stress-related hormones to the offspring, making </w:t>
      </w:r>
      <w:ins w:id="11" w:author="Christopher Friesen" w:date="2024-09-13T15:08:00Z" w16du:dateUtc="2024-09-13T05:08:00Z">
        <w:r w:rsidR="007B0A93">
          <w:rPr>
            <w:rFonts w:ascii="Times New Roman" w:hAnsi="Times New Roman" w:cs="Times New Roman"/>
          </w:rPr>
          <w:t xml:space="preserve">it </w:t>
        </w:r>
      </w:ins>
      <w:r w:rsidRPr="00EA245D">
        <w:rPr>
          <w:rFonts w:ascii="Times New Roman" w:hAnsi="Times New Roman" w:cs="Times New Roman"/>
        </w:rPr>
        <w:t>essential to study the combined effects of stress hormones and thermal conditions during development. Here, we investigated the effects of prenatal corticosterone (CORT) and temperature on numerical discrimination in the Common garden skink (</w:t>
      </w:r>
      <w:r w:rsidRPr="00EA245D">
        <w:rPr>
          <w:rFonts w:ascii="Times New Roman" w:hAnsi="Times New Roman" w:cs="Times New Roman"/>
          <w:i/>
          <w:iCs/>
        </w:rPr>
        <w:t>Lampropholis guichenoti</w:t>
      </w:r>
      <w:r w:rsidRPr="00EA245D">
        <w:rPr>
          <w:rFonts w:ascii="Times New Roman" w:hAnsi="Times New Roman" w:cs="Times New Roman"/>
        </w:rPr>
        <w:t xml:space="preserve">). We manipulated CORT levels and incubation temperature of eggs employing a 2x2 factorial design, and then assessed numerousness through a spontaneous choice test with food as the relevant stimulus. </w:t>
      </w:r>
      <w:del w:id="12" w:author="Christopher Friesen" w:date="2024-09-13T15:08:00Z" w16du:dateUtc="2024-09-13T05:08:00Z">
        <w:r w:rsidRPr="00EA245D" w:rsidDel="007B0A93">
          <w:rPr>
            <w:rFonts w:ascii="Times New Roman" w:hAnsi="Times New Roman" w:cs="Times New Roman"/>
          </w:rPr>
          <w:delText>Animals were subjected to five different tests with differen number of items and ratios (1 VS 4, 1 VS 3, 2 VS 4, 2 VS 3, 2 VS 4) in a repeated measures design</w:delText>
        </w:r>
      </w:del>
      <w:ins w:id="13" w:author="Christopher Friesen" w:date="2024-09-13T15:08:00Z" w16du:dateUtc="2024-09-13T05:08:00Z">
        <w:r w:rsidR="007B0A93">
          <w:rPr>
            <w:rFonts w:ascii="Times New Roman" w:hAnsi="Times New Roman" w:cs="Times New Roman"/>
          </w:rPr>
          <w:t>In a repeated measures design, animals were subjected to five different tests with different items and ratios (1 VS 4, 1 VS 3, 2 VS 4, 2 VS 3, 2 VS 4)</w:t>
        </w:r>
      </w:ins>
      <w:r w:rsidRPr="00EA245D">
        <w:rPr>
          <w:rFonts w:ascii="Times New Roman" w:hAnsi="Times New Roman" w:cs="Times New Roman"/>
        </w:rPr>
        <w:t xml:space="preserve">. We hypothesized that CORT exposure and cold temperatures would constraint performance in the numerical task. Contrary to our expectations, we </w:t>
      </w:r>
      <w:del w:id="14" w:author="Christopher Friesen" w:date="2024-09-13T15:09:00Z" w16du:dateUtc="2024-09-13T05:09:00Z">
        <w:r w:rsidRPr="00EA245D" w:rsidDel="007B0A93">
          <w:rPr>
            <w:rFonts w:ascii="Times New Roman" w:hAnsi="Times New Roman" w:cs="Times New Roman"/>
          </w:rPr>
          <w:delText>did not find any</w:delText>
        </w:r>
      </w:del>
      <w:ins w:id="15" w:author="Christopher Friesen" w:date="2024-09-13T15:09:00Z" w16du:dateUtc="2024-09-13T05:09:00Z">
        <w:r w:rsidR="007B0A93">
          <w:rPr>
            <w:rFonts w:ascii="Times New Roman" w:hAnsi="Times New Roman" w:cs="Times New Roman"/>
          </w:rPr>
          <w:t>found no</w:t>
        </w:r>
      </w:ins>
      <w:r w:rsidRPr="00EA245D">
        <w:rPr>
          <w:rFonts w:ascii="Times New Roman" w:hAnsi="Times New Roman" w:cs="Times New Roman"/>
        </w:rPr>
        <w:t xml:space="preserve"> evidence of numerical discrimination for any </w:t>
      </w:r>
      <w:del w:id="16" w:author="Christopher Friesen" w:date="2024-09-13T15:08:00Z" w16du:dateUtc="2024-09-13T05:08:00Z">
        <w:r w:rsidRPr="00EA245D" w:rsidDel="007B0A93">
          <w:rPr>
            <w:rFonts w:ascii="Times New Roman" w:hAnsi="Times New Roman" w:cs="Times New Roman"/>
          </w:rPr>
          <w:delText xml:space="preserve">of the </w:delText>
        </w:r>
      </w:del>
      <w:r w:rsidRPr="00EA245D">
        <w:rPr>
          <w:rFonts w:ascii="Times New Roman" w:hAnsi="Times New Roman" w:cs="Times New Roman"/>
        </w:rPr>
        <w:t xml:space="preserve">treatments. These findings suggest that </w:t>
      </w:r>
      <w:r w:rsidRPr="00EA245D">
        <w:rPr>
          <w:rFonts w:ascii="Times New Roman" w:hAnsi="Times New Roman" w:cs="Times New Roman"/>
          <w:i/>
          <w:iCs/>
        </w:rPr>
        <w:t>L. guichenoti</w:t>
      </w:r>
      <w:r w:rsidRPr="00EA245D">
        <w:rPr>
          <w:rFonts w:ascii="Times New Roman" w:hAnsi="Times New Roman" w:cs="Times New Roman"/>
        </w:rPr>
        <w:t xml:space="preserve"> may not use numerical cues to make foraging decisions</w:t>
      </w:r>
      <w:del w:id="17" w:author="Christopher Friesen" w:date="2024-09-13T15:09:00Z" w16du:dateUtc="2024-09-13T05:09:00Z">
        <w:r w:rsidRPr="00EA245D" w:rsidDel="007B0A93">
          <w:rPr>
            <w:rFonts w:ascii="Times New Roman" w:hAnsi="Times New Roman" w:cs="Times New Roman"/>
          </w:rPr>
          <w:delText>,</w:delText>
        </w:r>
      </w:del>
      <w:r w:rsidRPr="00EA245D">
        <w:rPr>
          <w:rFonts w:ascii="Times New Roman" w:hAnsi="Times New Roman" w:cs="Times New Roman"/>
        </w:rPr>
        <w:t xml:space="preserve"> and that early conditions do</w:t>
      </w:r>
      <w:del w:id="18" w:author="Christopher Friesen" w:date="2024-09-13T15:09:00Z" w16du:dateUtc="2024-09-13T05:09:00Z">
        <w:r w:rsidRPr="00EA245D" w:rsidDel="007B0A93">
          <w:rPr>
            <w:rFonts w:ascii="Times New Roman" w:hAnsi="Times New Roman" w:cs="Times New Roman"/>
          </w:rPr>
          <w:delText>es</w:delText>
        </w:r>
      </w:del>
      <w:r w:rsidRPr="00EA245D">
        <w:rPr>
          <w:rFonts w:ascii="Times New Roman" w:hAnsi="Times New Roman" w:cs="Times New Roman"/>
        </w:rPr>
        <w:t xml:space="preserve"> not affect their behaviour towards different quantities of food.</w:t>
      </w:r>
    </w:p>
    <w:p w14:paraId="5E8FF6BE" w14:textId="77777777" w:rsidR="005F6DB9" w:rsidRPr="00EA245D" w:rsidRDefault="00000000" w:rsidP="00EA245D">
      <w:pPr>
        <w:pStyle w:val="Heading2"/>
        <w:spacing w:line="480" w:lineRule="auto"/>
        <w:rPr>
          <w:rFonts w:ascii="Times New Roman" w:hAnsi="Times New Roman" w:cs="Times New Roman"/>
          <w:sz w:val="24"/>
          <w:szCs w:val="24"/>
        </w:rPr>
      </w:pPr>
      <w:bookmarkStart w:id="19" w:name="significant-statement"/>
      <w:bookmarkEnd w:id="4"/>
      <w:r w:rsidRPr="00EA245D">
        <w:rPr>
          <w:rFonts w:ascii="Times New Roman" w:hAnsi="Times New Roman" w:cs="Times New Roman"/>
          <w:sz w:val="24"/>
          <w:szCs w:val="24"/>
        </w:rPr>
        <w:lastRenderedPageBreak/>
        <w:t>Significant statement</w:t>
      </w:r>
    </w:p>
    <w:p w14:paraId="53F9BD26"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numerical competence in reptiles.</w:t>
      </w:r>
    </w:p>
    <w:p w14:paraId="2EDA4AC0" w14:textId="77777777" w:rsidR="005F6DB9" w:rsidRPr="00EA245D" w:rsidRDefault="00000000" w:rsidP="00EA245D">
      <w:pPr>
        <w:pStyle w:val="Heading2"/>
        <w:spacing w:line="480" w:lineRule="auto"/>
        <w:rPr>
          <w:rFonts w:ascii="Times New Roman" w:hAnsi="Times New Roman" w:cs="Times New Roman"/>
          <w:sz w:val="24"/>
          <w:szCs w:val="24"/>
        </w:rPr>
      </w:pPr>
      <w:bookmarkStart w:id="20" w:name="introduction"/>
      <w:bookmarkEnd w:id="19"/>
      <w:r w:rsidRPr="00EA245D">
        <w:rPr>
          <w:rFonts w:ascii="Times New Roman" w:hAnsi="Times New Roman" w:cs="Times New Roman"/>
          <w:sz w:val="24"/>
          <w:szCs w:val="24"/>
        </w:rPr>
        <w:t>Introduction</w:t>
      </w:r>
    </w:p>
    <w:p w14:paraId="07726977" w14:textId="2545297A"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The ability to discern between more and fewer quantities is a </w:t>
      </w:r>
      <w:del w:id="21" w:author="Christopher Friesen" w:date="2024-09-13T15:09:00Z" w16du:dateUtc="2024-09-13T05:09:00Z">
        <w:r w:rsidRPr="00EA245D" w:rsidDel="007B0A93">
          <w:rPr>
            <w:rFonts w:ascii="Times New Roman" w:hAnsi="Times New Roman" w:cs="Times New Roman"/>
          </w:rPr>
          <w:delText xml:space="preserve">basic </w:delText>
        </w:r>
      </w:del>
      <w:ins w:id="22" w:author="Christopher Friesen" w:date="2024-09-13T15:09:00Z" w16du:dateUtc="2024-09-13T05:09:00Z">
        <w:r w:rsidR="007B0A93">
          <w:rPr>
            <w:rFonts w:ascii="Times New Roman" w:hAnsi="Times New Roman" w:cs="Times New Roman"/>
          </w:rPr>
          <w:t>fundamental</w:t>
        </w:r>
        <w:r w:rsidR="007B0A93" w:rsidRPr="00EA245D">
          <w:rPr>
            <w:rFonts w:ascii="Times New Roman" w:hAnsi="Times New Roman" w:cs="Times New Roman"/>
          </w:rPr>
          <w:t xml:space="preserve"> </w:t>
        </w:r>
      </w:ins>
      <w:r w:rsidRPr="00EA245D">
        <w:rPr>
          <w:rFonts w:ascii="Times New Roman" w:hAnsi="Times New Roman" w:cs="Times New Roman"/>
        </w:rPr>
        <w:t>cognitive skill widely observed across the animal kingdom (</w:t>
      </w:r>
      <w:hyperlink w:anchor="ref-vonk2012bears">
        <w:r w:rsidR="005F6DB9" w:rsidRPr="00EA245D">
          <w:rPr>
            <w:rStyle w:val="Hyperlink"/>
            <w:rFonts w:ascii="Times New Roman" w:hAnsi="Times New Roman" w:cs="Times New Roman"/>
          </w:rPr>
          <w:t>Vonk and Beran 2012</w:t>
        </w:r>
      </w:hyperlink>
      <w:r w:rsidRPr="00EA245D">
        <w:rPr>
          <w:rFonts w:ascii="Times New Roman" w:hAnsi="Times New Roman" w:cs="Times New Roman"/>
        </w:rPr>
        <w:t xml:space="preserve">; </w:t>
      </w:r>
      <w:hyperlink w:anchor="ref-stancher2015numerical">
        <w:r w:rsidR="005F6DB9" w:rsidRPr="00EA245D">
          <w:rPr>
            <w:rStyle w:val="Hyperlink"/>
            <w:rFonts w:ascii="Times New Roman" w:hAnsi="Times New Roman" w:cs="Times New Roman"/>
          </w:rPr>
          <w:t>Stancher et al. 2015</w:t>
        </w:r>
      </w:hyperlink>
      <w:r w:rsidRPr="00EA245D">
        <w:rPr>
          <w:rFonts w:ascii="Times New Roman" w:hAnsi="Times New Roman" w:cs="Times New Roman"/>
        </w:rPr>
        <w:t xml:space="preserve">; </w:t>
      </w:r>
      <w:hyperlink w:anchor="ref-beran2016capuchin">
        <w:r w:rsidR="005F6DB9" w:rsidRPr="00EA245D">
          <w:rPr>
            <w:rStyle w:val="Hyperlink"/>
            <w:rFonts w:ascii="Times New Roman" w:hAnsi="Times New Roman" w:cs="Times New Roman"/>
          </w:rPr>
          <w:t>Beran and Parrish 2016</w:t>
        </w:r>
      </w:hyperlink>
      <w:r w:rsidRPr="00EA245D">
        <w:rPr>
          <w:rFonts w:ascii="Times New Roman" w:hAnsi="Times New Roman" w:cs="Times New Roman"/>
        </w:rPr>
        <w:t xml:space="preserve">). </w:t>
      </w:r>
      <w:del w:id="23" w:author="Christopher Friesen" w:date="2024-09-13T15:12:00Z" w16du:dateUtc="2024-09-13T05:12:00Z">
        <w:r w:rsidRPr="00EA245D" w:rsidDel="007B0A93">
          <w:rPr>
            <w:rFonts w:ascii="Times New Roman" w:hAnsi="Times New Roman" w:cs="Times New Roman"/>
          </w:rPr>
          <w:delText>It is</w:delText>
        </w:r>
      </w:del>
      <w:ins w:id="24" w:author="Christopher Friesen" w:date="2024-09-13T15:12:00Z" w16du:dateUtc="2024-09-13T05:12:00Z">
        <w:r w:rsidR="007B0A93">
          <w:rPr>
            <w:rFonts w:ascii="Times New Roman" w:hAnsi="Times New Roman" w:cs="Times New Roman"/>
          </w:rPr>
          <w:t>Numerical cognition is</w:t>
        </w:r>
      </w:ins>
      <w:r w:rsidRPr="00EA245D">
        <w:rPr>
          <w:rFonts w:ascii="Times New Roman" w:hAnsi="Times New Roman" w:cs="Times New Roman"/>
        </w:rPr>
        <w:t xml:space="preserve"> considered adaptive in various ecological contexts, contributing to </w:t>
      </w:r>
      <w:del w:id="25" w:author="Christopher Friesen" w:date="2024-09-13T15:12:00Z" w16du:dateUtc="2024-09-13T05:12:00Z">
        <w:r w:rsidRPr="00EA245D" w:rsidDel="007B0A93">
          <w:rPr>
            <w:rFonts w:ascii="Times New Roman" w:hAnsi="Times New Roman" w:cs="Times New Roman"/>
          </w:rPr>
          <w:delText xml:space="preserve">behaviors such as </w:delText>
        </w:r>
      </w:del>
      <w:r w:rsidRPr="00EA245D">
        <w:rPr>
          <w:rFonts w:ascii="Times New Roman" w:hAnsi="Times New Roman" w:cs="Times New Roman"/>
        </w:rPr>
        <w:t>social decisions, mate selection, or foraging (</w:t>
      </w:r>
      <w:hyperlink w:anchor="ref-lucon2017individual">
        <w:r w:rsidR="005F6DB9" w:rsidRPr="00EA245D">
          <w:rPr>
            <w:rStyle w:val="Hyperlink"/>
            <w:rFonts w:ascii="Times New Roman" w:hAnsi="Times New Roman" w:cs="Times New Roman"/>
          </w:rPr>
          <w:t>Lucon-Xiccato and Dadda 2017</w:t>
        </w:r>
      </w:hyperlink>
      <w:r w:rsidRPr="00EA245D">
        <w:rPr>
          <w:rFonts w:ascii="Times New Roman" w:hAnsi="Times New Roman" w:cs="Times New Roman"/>
        </w:rPr>
        <w:t xml:space="preserve">; </w:t>
      </w:r>
      <w:hyperlink w:anchor="ref-nieder2018evolution">
        <w:r w:rsidR="005F6DB9" w:rsidRPr="00EA245D">
          <w:rPr>
            <w:rStyle w:val="Hyperlink"/>
            <w:rFonts w:ascii="Times New Roman" w:hAnsi="Times New Roman" w:cs="Times New Roman"/>
          </w:rPr>
          <w:t>Nieder 2018</w:t>
        </w:r>
      </w:hyperlink>
      <w:r w:rsidRPr="00EA245D">
        <w:rPr>
          <w:rFonts w:ascii="Times New Roman" w:hAnsi="Times New Roman" w:cs="Times New Roman"/>
        </w:rPr>
        <w:t>). For instance, female lions (</w:t>
      </w:r>
      <w:r w:rsidRPr="00EA245D">
        <w:rPr>
          <w:rFonts w:ascii="Times New Roman" w:hAnsi="Times New Roman" w:cs="Times New Roman"/>
          <w:i/>
          <w:iCs/>
        </w:rPr>
        <w:t>Panthera leo</w:t>
      </w:r>
      <w:r w:rsidRPr="00EA245D">
        <w:rPr>
          <w:rFonts w:ascii="Times New Roman" w:hAnsi="Times New Roman" w:cs="Times New Roman"/>
        </w:rPr>
        <w:t>) use numerical information to assess the risk of confronting rival groups (</w:t>
      </w:r>
      <w:hyperlink w:anchor="ref-mccomb1994roaring">
        <w:r w:rsidR="005F6DB9" w:rsidRPr="00EA245D">
          <w:rPr>
            <w:rStyle w:val="Hyperlink"/>
            <w:rFonts w:ascii="Times New Roman" w:hAnsi="Times New Roman" w:cs="Times New Roman"/>
          </w:rPr>
          <w:t>McComb et al. 1994</w:t>
        </w:r>
      </w:hyperlink>
      <w:r w:rsidRPr="00EA245D">
        <w:rPr>
          <w:rFonts w:ascii="Times New Roman" w:hAnsi="Times New Roman" w:cs="Times New Roman"/>
        </w:rPr>
        <w:t xml:space="preserve">), while other animals use these abilities </w:t>
      </w:r>
      <w:del w:id="26" w:author="Christopher Friesen" w:date="2024-09-13T15:13:00Z" w16du:dateUtc="2024-09-13T05:13:00Z">
        <w:r w:rsidRPr="00EA245D" w:rsidDel="007B0A93">
          <w:rPr>
            <w:rFonts w:ascii="Times New Roman" w:hAnsi="Times New Roman" w:cs="Times New Roman"/>
          </w:rPr>
          <w:delText>for navigating</w:delText>
        </w:r>
      </w:del>
      <w:ins w:id="27" w:author="Christopher Friesen" w:date="2024-09-13T15:13:00Z" w16du:dateUtc="2024-09-13T05:13:00Z">
        <w:r w:rsidR="007B0A93">
          <w:rPr>
            <w:rFonts w:ascii="Times New Roman" w:hAnsi="Times New Roman" w:cs="Times New Roman"/>
          </w:rPr>
          <w:t>to navigate</w:t>
        </w:r>
      </w:ins>
      <w:r w:rsidRPr="00EA245D">
        <w:rPr>
          <w:rFonts w:ascii="Times New Roman" w:hAnsi="Times New Roman" w:cs="Times New Roman"/>
        </w:rPr>
        <w:t xml:space="preserve"> their environment (</w:t>
      </w:r>
      <w:proofErr w:type="spellStart"/>
      <w:r>
        <w:fldChar w:fldCharType="begin"/>
      </w:r>
      <w:r>
        <w:instrText>HYPERLINK \l "ref-chittka1995can" \h</w:instrText>
      </w:r>
      <w:r>
        <w:fldChar w:fldCharType="separate"/>
      </w:r>
      <w:r w:rsidR="005F6DB9" w:rsidRPr="00EA245D">
        <w:rPr>
          <w:rStyle w:val="Hyperlink"/>
          <w:rFonts w:ascii="Times New Roman" w:hAnsi="Times New Roman" w:cs="Times New Roman"/>
        </w:rPr>
        <w:t>Chittka</w:t>
      </w:r>
      <w:proofErr w:type="spellEnd"/>
      <w:r w:rsidR="005F6DB9" w:rsidRPr="00EA245D">
        <w:rPr>
          <w:rStyle w:val="Hyperlink"/>
          <w:rFonts w:ascii="Times New Roman" w:hAnsi="Times New Roman" w:cs="Times New Roman"/>
        </w:rPr>
        <w:t xml:space="preserve"> and Geiger 1995</w:t>
      </w:r>
      <w:r>
        <w:rPr>
          <w:rStyle w:val="Hyperlink"/>
          <w:rFonts w:ascii="Times New Roman" w:hAnsi="Times New Roman" w:cs="Times New Roman"/>
        </w:rPr>
        <w:fldChar w:fldCharType="end"/>
      </w:r>
      <w:r w:rsidRPr="00EA245D">
        <w:rPr>
          <w:rFonts w:ascii="Times New Roman" w:hAnsi="Times New Roman" w:cs="Times New Roman"/>
        </w:rPr>
        <w:t>), locate potential mates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or to make optimal foraging decisions (</w:t>
      </w:r>
      <w:hyperlink w:anchor="ref-uller2003salamanders">
        <w:r w:rsidR="005F6DB9" w:rsidRPr="00EA245D">
          <w:rPr>
            <w:rStyle w:val="Hyperlink"/>
            <w:rFonts w:ascii="Times New Roman" w:hAnsi="Times New Roman" w:cs="Times New Roman"/>
          </w:rPr>
          <w:t>Uller et al. 2003</w:t>
        </w:r>
      </w:hyperlink>
      <w:r w:rsidRPr="00EA245D">
        <w:rPr>
          <w:rFonts w:ascii="Times New Roman" w:hAnsi="Times New Roman" w:cs="Times New Roman"/>
        </w:rPr>
        <w:t xml:space="preserve">). Given the adaptive advantages </w:t>
      </w:r>
      <w:r w:rsidRPr="00EA245D">
        <w:rPr>
          <w:rFonts w:ascii="Times New Roman" w:hAnsi="Times New Roman" w:cs="Times New Roman"/>
        </w:rPr>
        <w:lastRenderedPageBreak/>
        <w:t>of numerical and quantity discrimination, research has extensively explored the ability of different species to differentiate between quantities under different contexts and paradigm</w:t>
      </w:r>
      <w:del w:id="28" w:author="Christopher Friesen" w:date="2024-09-13T15:13:00Z" w16du:dateUtc="2024-09-13T05:13:00Z">
        <w:r w:rsidRPr="00EA245D" w:rsidDel="007B0A93">
          <w:rPr>
            <w:rFonts w:ascii="Times New Roman" w:hAnsi="Times New Roman" w:cs="Times New Roman"/>
          </w:rPr>
          <w:delText>a</w:delText>
        </w:r>
      </w:del>
      <w:r w:rsidRPr="00EA245D">
        <w:rPr>
          <w:rFonts w:ascii="Times New Roman" w:hAnsi="Times New Roman" w:cs="Times New Roman"/>
        </w:rPr>
        <w:t>s.</w:t>
      </w:r>
    </w:p>
    <w:p w14:paraId="4B44B92B"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Numerical competences are often evaluated by considering the types of cues animals use (</w:t>
      </w:r>
      <w:hyperlink w:anchor="ref-plotnik2019elephants">
        <w:r w:rsidR="005F6DB9" w:rsidRPr="00EA245D">
          <w:rPr>
            <w:rStyle w:val="Hyperlink"/>
            <w:rFonts w:ascii="Times New Roman" w:hAnsi="Times New Roman" w:cs="Times New Roman"/>
          </w:rPr>
          <w:t>Plotnik et al. 2019</w:t>
        </w:r>
      </w:hyperlink>
      <w:r w:rsidRPr="00EA245D">
        <w:rPr>
          <w:rFonts w:ascii="Times New Roman" w:hAnsi="Times New Roman" w:cs="Times New Roman"/>
        </w:rPr>
        <w:t xml:space="preserve">; </w:t>
      </w:r>
      <w:hyperlink w:anchor="ref-cooper2024tell">
        <w:r w:rsidR="005F6DB9" w:rsidRPr="00EA245D">
          <w:rPr>
            <w:rStyle w:val="Hyperlink"/>
            <w:rFonts w:ascii="Times New Roman" w:hAnsi="Times New Roman" w:cs="Times New Roman"/>
          </w:rPr>
          <w:t>Cooper et al. 2024</w:t>
        </w:r>
      </w:hyperlink>
      <w:r w:rsidRPr="00EA245D">
        <w:rPr>
          <w:rFonts w:ascii="Times New Roman" w:hAnsi="Times New Roman" w:cs="Times New Roman"/>
        </w:rPr>
        <w:t>), the ecological contexts in which these abilities are deployed (</w:t>
      </w:r>
      <w:hyperlink w:anchor="ref-mccomb1994roaring">
        <w:r w:rsidR="005F6DB9" w:rsidRPr="00EA245D">
          <w:rPr>
            <w:rStyle w:val="Hyperlink"/>
            <w:rFonts w:ascii="Times New Roman" w:hAnsi="Times New Roman" w:cs="Times New Roman"/>
          </w:rPr>
          <w:t>McComb et al. 1994</w:t>
        </w:r>
      </w:hyperlink>
      <w:r w:rsidRPr="00EA245D">
        <w:rPr>
          <w:rFonts w:ascii="Times New Roman" w:hAnsi="Times New Roman" w:cs="Times New Roman"/>
        </w:rPr>
        <w:t xml:space="preserve">; </w:t>
      </w:r>
      <w:hyperlink w:anchor="ref-chittka1995can">
        <w:r w:rsidR="005F6DB9" w:rsidRPr="00EA245D">
          <w:rPr>
            <w:rStyle w:val="Hyperlink"/>
            <w:rFonts w:ascii="Times New Roman" w:hAnsi="Times New Roman" w:cs="Times New Roman"/>
          </w:rPr>
          <w:t>Chittka and Geiger 1995</w:t>
        </w:r>
      </w:hyperlink>
      <w:r w:rsidRPr="00EA245D">
        <w:rPr>
          <w:rFonts w:ascii="Times New Roman" w:hAnsi="Times New Roman" w:cs="Times New Roman"/>
        </w:rPr>
        <w:t xml:space="preserve">; </w:t>
      </w:r>
      <w:hyperlink w:anchor="ref-uller2003salamanders">
        <w:r w:rsidR="005F6DB9" w:rsidRPr="00EA245D">
          <w:rPr>
            <w:rStyle w:val="Hyperlink"/>
            <w:rFonts w:ascii="Times New Roman" w:hAnsi="Times New Roman" w:cs="Times New Roman"/>
          </w:rPr>
          <w:t>Uller et al. 2003</w:t>
        </w:r>
      </w:hyperlink>
      <w:r w:rsidRPr="00EA245D">
        <w:rPr>
          <w:rFonts w:ascii="Times New Roman" w:hAnsi="Times New Roman" w:cs="Times New Roman"/>
        </w:rPr>
        <w:t xml:space="preserve">;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and the neural mechanisms that underlie them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The later have demonstrated that non-verbal numerical representations in mammals activate an extensive cortical network, with the prefrontal cortex and the intraparietal sulcus being particularly relevant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This connection between numerosity and brain physiology underscores the importance of understanding how brain development influences numerical abilities.</w:t>
      </w:r>
    </w:p>
    <w:p w14:paraId="268096A4" w14:textId="58572084"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A</w:t>
      </w:r>
      <w:ins w:id="29" w:author="Christopher Friesen" w:date="2024-09-13T15:13:00Z" w16du:dateUtc="2024-09-13T05:13:00Z">
        <w:r w:rsidR="007B0A93">
          <w:rPr>
            <w:rFonts w:ascii="Times New Roman" w:hAnsi="Times New Roman" w:cs="Times New Roman"/>
          </w:rPr>
          <w:t>n a</w:t>
        </w:r>
      </w:ins>
      <w:r w:rsidRPr="00EA245D">
        <w:rPr>
          <w:rFonts w:ascii="Times New Roman" w:hAnsi="Times New Roman" w:cs="Times New Roman"/>
        </w:rPr>
        <w:t>nimal’s brain is particularly sensitive to environmental inputs during early stages of development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with long-lasting effects on cognitive abilities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For instance, increases in glucocorticoids (GCs) - the main groups of hormones mediating the response to stressors (</w:t>
      </w:r>
      <w:hyperlink w:anchor="ref-sapolsky_how_2000">
        <w:r w:rsidR="005F6DB9" w:rsidRPr="00EA245D">
          <w:rPr>
            <w:rStyle w:val="Hyperlink"/>
            <w:rFonts w:ascii="Times New Roman" w:hAnsi="Times New Roman" w:cs="Times New Roman"/>
          </w:rPr>
          <w:t>Sapolsky et al. 2000</w:t>
        </w:r>
      </w:hyperlink>
      <w:r w:rsidRPr="00EA245D">
        <w:rPr>
          <w:rFonts w:ascii="Times New Roman" w:hAnsi="Times New Roman" w:cs="Times New Roman"/>
        </w:rPr>
        <w:t>) - during early life can alter animals’ performance in spatial, associative, or reversal learning tasks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crino_corticosterone_2014-learn">
        <w:r w:rsidR="005F6DB9" w:rsidRPr="00EA245D">
          <w:rPr>
            <w:rStyle w:val="Hyperlink"/>
            <w:rFonts w:ascii="Times New Roman" w:hAnsi="Times New Roman" w:cs="Times New Roman"/>
          </w:rPr>
          <w:t>Crino et al. 2014</w:t>
        </w:r>
      </w:hyperlink>
      <w:r w:rsidRPr="00EA245D">
        <w:rPr>
          <w:rFonts w:ascii="Times New Roman" w:hAnsi="Times New Roman" w:cs="Times New Roman"/>
        </w:rPr>
        <w:t xml:space="preserve">; </w:t>
      </w:r>
      <w:hyperlink w:anchor="ref-farrell_developmental_2015-learn">
        <w:r w:rsidR="005F6DB9" w:rsidRPr="00EA245D">
          <w:rPr>
            <w:rStyle w:val="Hyperlink"/>
            <w:rFonts w:ascii="Times New Roman" w:hAnsi="Times New Roman" w:cs="Times New Roman"/>
          </w:rPr>
          <w:t>Farrell et al. 2015</w:t>
        </w:r>
      </w:hyperlink>
      <w:r w:rsidRPr="00EA245D">
        <w:rPr>
          <w:rFonts w:ascii="Times New Roman" w:hAnsi="Times New Roman" w:cs="Times New Roman"/>
        </w:rPr>
        <w:t xml:space="preserve">; </w:t>
      </w:r>
      <w:hyperlink w:anchor="ref-bebus_associative_2016">
        <w:r w:rsidR="005F6DB9" w:rsidRPr="00EA245D">
          <w:rPr>
            <w:rStyle w:val="Hyperlink"/>
            <w:rFonts w:ascii="Times New Roman" w:hAnsi="Times New Roman" w:cs="Times New Roman"/>
          </w:rPr>
          <w:t>Bebus et al. 2016</w:t>
        </w:r>
      </w:hyperlink>
      <w:r w:rsidRPr="00EA245D">
        <w:rPr>
          <w:rFonts w:ascii="Times New Roman" w:hAnsi="Times New Roman" w:cs="Times New Roman"/>
        </w:rPr>
        <w:t xml:space="preserve">; </w:t>
      </w:r>
      <w:hyperlink w:anchor="ref-lui2017chronic">
        <w:r w:rsidR="005F6DB9" w:rsidRPr="00EA245D">
          <w:rPr>
            <w:rStyle w:val="Hyperlink"/>
            <w:rFonts w:ascii="Times New Roman" w:hAnsi="Times New Roman" w:cs="Times New Roman"/>
          </w:rPr>
          <w:t>Lui et al. 2017</w:t>
        </w:r>
      </w:hyperlink>
      <w:r w:rsidRPr="00EA245D">
        <w:rPr>
          <w:rFonts w:ascii="Times New Roman" w:hAnsi="Times New Roman" w:cs="Times New Roman"/>
        </w:rPr>
        <w:t xml:space="preserve">). These effects have been shown to vary depending on factors such as dose, subjects’ sex, or type of cognitive test employed </w:t>
      </w:r>
      <w:ins w:id="30" w:author="Christopher Friesen" w:date="2024-09-13T15:14:00Z" w16du:dateUtc="2024-09-13T05:14:00Z">
        <w:r w:rsidR="007B0A93">
          <w:rPr>
            <w:rFonts w:ascii="Times New Roman" w:hAnsi="Times New Roman" w:cs="Times New Roman"/>
          </w:rPr>
          <w:t xml:space="preserve">by </w:t>
        </w:r>
      </w:ins>
      <w:r w:rsidRPr="00EA245D">
        <w:rPr>
          <w:rFonts w:ascii="Times New Roman" w:hAnsi="Times New Roman" w:cs="Times New Roman"/>
        </w:rPr>
        <w:t>Farrell et al. (</w:t>
      </w:r>
      <w:hyperlink w:anchor="ref-farrell_developmental_2015-learn">
        <w:r w:rsidR="005F6DB9" w:rsidRPr="00EA245D">
          <w:rPr>
            <w:rStyle w:val="Hyperlink"/>
            <w:rFonts w:ascii="Times New Roman" w:hAnsi="Times New Roman" w:cs="Times New Roman"/>
          </w:rPr>
          <w:t>2015</w:t>
        </w:r>
      </w:hyperlink>
      <w:r w:rsidRPr="00EA245D">
        <w:rPr>
          <w:rFonts w:ascii="Times New Roman" w:hAnsi="Times New Roman" w:cs="Times New Roman"/>
        </w:rPr>
        <w:t xml:space="preserve">), but little is known about how exposure to GCs during development can affect quantitative abilities. At the same time, </w:t>
      </w:r>
      <w:ins w:id="31" w:author="Christopher Friesen" w:date="2024-09-13T15:14:00Z" w16du:dateUtc="2024-09-13T05:14:00Z">
        <w:r w:rsidR="007B0A93">
          <w:rPr>
            <w:rFonts w:ascii="Times New Roman" w:hAnsi="Times New Roman" w:cs="Times New Roman"/>
          </w:rPr>
          <w:t xml:space="preserve">the </w:t>
        </w:r>
      </w:ins>
      <w:r w:rsidRPr="00EA245D">
        <w:rPr>
          <w:rFonts w:ascii="Times New Roman" w:hAnsi="Times New Roman" w:cs="Times New Roman"/>
        </w:rPr>
        <w:t>thermal early environment plays a prominent role in brain development and cognitive abilities in ectotherms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xml:space="preserve">; </w:t>
      </w:r>
      <w:hyperlink w:anchor="ref-vila_pouca_incubation_2018">
        <w:r w:rsidR="005F6DB9" w:rsidRPr="00EA245D">
          <w:rPr>
            <w:rStyle w:val="Hyperlink"/>
            <w:rFonts w:ascii="Times New Roman" w:hAnsi="Times New Roman" w:cs="Times New Roman"/>
          </w:rPr>
          <w:t>Vila Pouca et al. 2018</w:t>
        </w:r>
      </w:hyperlink>
      <w:r w:rsidRPr="00EA245D">
        <w:rPr>
          <w:rFonts w:ascii="Times New Roman" w:hAnsi="Times New Roman" w:cs="Times New Roman"/>
        </w:rPr>
        <w:t xml:space="preserve">, </w:t>
      </w:r>
      <w:hyperlink w:anchor="ref-vila_pouca_quantity_2019">
        <w:r w:rsidR="005F6DB9" w:rsidRPr="00EA245D">
          <w:rPr>
            <w:rStyle w:val="Hyperlink"/>
            <w:rFonts w:ascii="Times New Roman" w:hAnsi="Times New Roman" w:cs="Times New Roman"/>
          </w:rPr>
          <w:t>2019</w:t>
        </w:r>
      </w:hyperlink>
      <w:r w:rsidRPr="00EA245D">
        <w:rPr>
          <w:rFonts w:ascii="Times New Roman" w:hAnsi="Times New Roman" w:cs="Times New Roman"/>
        </w:rPr>
        <w:t>). For example, Port Jackson shark incubated at elevated-temperatures learned faster in a quantity discrimination task (</w:t>
      </w:r>
      <w:hyperlink w:anchor="ref-vila_pouca_quantity_2019">
        <w:r w:rsidR="005F6DB9" w:rsidRPr="00EA245D">
          <w:rPr>
            <w:rStyle w:val="Hyperlink"/>
            <w:rFonts w:ascii="Times New Roman" w:hAnsi="Times New Roman" w:cs="Times New Roman"/>
          </w:rPr>
          <w:t>Vila Pouca et al. 2019</w:t>
        </w:r>
      </w:hyperlink>
      <w:r w:rsidRPr="00EA245D">
        <w:rPr>
          <w:rFonts w:ascii="Times New Roman" w:hAnsi="Times New Roman" w:cs="Times New Roman"/>
        </w:rPr>
        <w:t xml:space="preserve">). </w:t>
      </w:r>
      <w:r w:rsidRPr="00EA245D">
        <w:rPr>
          <w:rFonts w:ascii="Times New Roman" w:hAnsi="Times New Roman" w:cs="Times New Roman"/>
        </w:rPr>
        <w:lastRenderedPageBreak/>
        <w:t>However, the effects of early thermal environment on numerical abilities in other taxa remains largely unexplored.</w:t>
      </w:r>
    </w:p>
    <w:p w14:paraId="2E1FDA43"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Given that abrupt temperature changes can increase GC levels in vertebrates, leading to elevated GCs in offspring (</w:t>
      </w:r>
      <w:hyperlink w:anchor="ref-racic_effects_2020">
        <w:r w:rsidR="005F6DB9" w:rsidRPr="00EA245D">
          <w:rPr>
            <w:rStyle w:val="Hyperlink"/>
            <w:rFonts w:ascii="Times New Roman" w:hAnsi="Times New Roman" w:cs="Times New Roman"/>
          </w:rPr>
          <w:t>Racic et al. 2020</w:t>
        </w:r>
      </w:hyperlink>
      <w:r w:rsidRPr="00EA245D">
        <w:rPr>
          <w:rFonts w:ascii="Times New Roman" w:hAnsi="Times New Roman" w:cs="Times New Roman"/>
        </w:rPr>
        <w:t xml:space="preserve">; </w:t>
      </w:r>
      <w:hyperlink w:anchor="ref-Crino_2023">
        <w:r w:rsidR="005F6DB9" w:rsidRPr="00EA245D">
          <w:rPr>
            <w:rStyle w:val="Hyperlink"/>
            <w:rFonts w:ascii="Times New Roman" w:hAnsi="Times New Roman" w:cs="Times New Roman"/>
          </w:rPr>
          <w:t>Crino et al. 2023</w:t>
        </w:r>
      </w:hyperlink>
      <w:r w:rsidRPr="00EA245D">
        <w:rPr>
          <w:rFonts w:ascii="Times New Roman" w:hAnsi="Times New Roman" w:cs="Times New Roman"/>
        </w:rPr>
        <w:t>), it is essential to study the combined effects of early-life GCs and thermal conditions on cognitive development. Understanding how these factors influence quantitative abilities could reveal important insights into the ecological relevance of numerosity. To fill this gap, we used the common garden skink (</w:t>
      </w:r>
      <w:r w:rsidRPr="00EA245D">
        <w:rPr>
          <w:rFonts w:ascii="Times New Roman" w:hAnsi="Times New Roman" w:cs="Times New Roman"/>
          <w:i/>
          <w:iCs/>
        </w:rPr>
        <w:t>Lampropholis guichenoti</w:t>
      </w:r>
      <w:r w:rsidRPr="00EA245D">
        <w:rPr>
          <w:rFonts w:ascii="Times New Roman" w:hAnsi="Times New Roman" w:cs="Times New Roman"/>
        </w:rPr>
        <w:t>) as a model to test the effects of prenatal corticosterone (CORT) - the main GC in reptiles (</w:t>
      </w:r>
      <w:hyperlink w:anchor="ref-Crino_2023">
        <w:r w:rsidR="005F6DB9" w:rsidRPr="00EA245D">
          <w:rPr>
            <w:rStyle w:val="Hyperlink"/>
            <w:rFonts w:ascii="Times New Roman" w:hAnsi="Times New Roman" w:cs="Times New Roman"/>
          </w:rPr>
          <w:t>Crino et al. 2023</w:t>
        </w:r>
      </w:hyperlink>
      <w:r w:rsidRPr="00EA245D">
        <w:rPr>
          <w:rFonts w:ascii="Times New Roman" w:hAnsi="Times New Roman" w:cs="Times New Roman"/>
        </w:rPr>
        <w:t>) - exposure and thermal environment on numerical discrimination abilities.</w:t>
      </w:r>
    </w:p>
    <w:p w14:paraId="1704F729" w14:textId="78288BD6"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Traditionally, research on numerical abilities has been mainly focused on mammals, birds, and fishes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but recent studies demonstrate that reptiles are also competent in numbers. For example, red-footed turtles (</w:t>
      </w:r>
      <w:r w:rsidRPr="00EA245D">
        <w:rPr>
          <w:rFonts w:ascii="Times New Roman" w:hAnsi="Times New Roman" w:cs="Times New Roman"/>
          <w:i/>
          <w:iCs/>
        </w:rPr>
        <w:t>Chelonoidis carbonaria</w:t>
      </w:r>
      <w:r w:rsidRPr="00EA245D">
        <w:rPr>
          <w:rFonts w:ascii="Times New Roman" w:hAnsi="Times New Roman" w:cs="Times New Roman"/>
        </w:rPr>
        <w:t xml:space="preserve">) rapidly learned to associate </w:t>
      </w:r>
      <w:proofErr w:type="spellStart"/>
      <w:r w:rsidRPr="00EA245D">
        <w:rPr>
          <w:rFonts w:ascii="Times New Roman" w:hAnsi="Times New Roman" w:cs="Times New Roman"/>
        </w:rPr>
        <w:t>colour</w:t>
      </w:r>
      <w:proofErr w:type="spellEnd"/>
      <w:r w:rsidRPr="00EA245D">
        <w:rPr>
          <w:rFonts w:ascii="Times New Roman" w:hAnsi="Times New Roman" w:cs="Times New Roman"/>
        </w:rPr>
        <w:t xml:space="preserve"> </w:t>
      </w:r>
      <w:del w:id="32" w:author="Christopher Friesen" w:date="2024-09-13T15:15:00Z" w16du:dateUtc="2024-09-13T05:15:00Z">
        <w:r w:rsidRPr="00EA245D" w:rsidDel="007B0A93">
          <w:rPr>
            <w:rFonts w:ascii="Times New Roman" w:hAnsi="Times New Roman" w:cs="Times New Roman"/>
          </w:rPr>
          <w:delText xml:space="preserve">to </w:delText>
        </w:r>
      </w:del>
      <w:ins w:id="33" w:author="Christopher Friesen" w:date="2024-09-13T15:15:00Z" w16du:dateUtc="2024-09-13T05:15:00Z">
        <w:r w:rsidR="007B0A93">
          <w:rPr>
            <w:rFonts w:ascii="Times New Roman" w:hAnsi="Times New Roman" w:cs="Times New Roman"/>
          </w:rPr>
          <w:t>with</w:t>
        </w:r>
        <w:r w:rsidR="007B0A93" w:rsidRPr="00EA245D">
          <w:rPr>
            <w:rFonts w:ascii="Times New Roman" w:hAnsi="Times New Roman" w:cs="Times New Roman"/>
          </w:rPr>
          <w:t xml:space="preserve"> </w:t>
        </w:r>
      </w:ins>
      <w:r w:rsidRPr="00EA245D">
        <w:rPr>
          <w:rFonts w:ascii="Times New Roman" w:hAnsi="Times New Roman" w:cs="Times New Roman"/>
        </w:rPr>
        <w:t>higher volumes of food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Hermann’s tortoises (</w:t>
      </w:r>
      <w:r w:rsidRPr="00EA245D">
        <w:rPr>
          <w:rFonts w:ascii="Times New Roman" w:hAnsi="Times New Roman" w:cs="Times New Roman"/>
          <w:i/>
          <w:iCs/>
        </w:rPr>
        <w:t>Testudo hermanni</w:t>
      </w:r>
      <w:r w:rsidRPr="00EA245D">
        <w:rPr>
          <w:rFonts w:ascii="Times New Roman" w:hAnsi="Times New Roman" w:cs="Times New Roman"/>
        </w:rPr>
        <w:t>) proved to discriminate between big and small food quantities in a spontaneous choice test (</w:t>
      </w:r>
      <w:hyperlink w:anchor="ref-gazzola2018continuous">
        <w:r w:rsidR="005F6DB9" w:rsidRPr="00EA245D">
          <w:rPr>
            <w:rStyle w:val="Hyperlink"/>
            <w:rFonts w:ascii="Times New Roman" w:hAnsi="Times New Roman" w:cs="Times New Roman"/>
          </w:rPr>
          <w:t>Gazzola et al. 2018</w:t>
        </w:r>
      </w:hyperlink>
      <w:r w:rsidRPr="00EA245D">
        <w:rPr>
          <w:rFonts w:ascii="Times New Roman" w:hAnsi="Times New Roman" w:cs="Times New Roman"/>
        </w:rPr>
        <w:t>), and freshwater turtles (</w:t>
      </w:r>
      <w:r w:rsidRPr="00EA245D">
        <w:rPr>
          <w:rFonts w:ascii="Times New Roman" w:hAnsi="Times New Roman" w:cs="Times New Roman"/>
          <w:i/>
          <w:iCs/>
        </w:rPr>
        <w:t>Trachemys scripta</w:t>
      </w:r>
      <w:r w:rsidRPr="00EA245D">
        <w:rPr>
          <w:rFonts w:ascii="Times New Roman" w:hAnsi="Times New Roman" w:cs="Times New Roman"/>
        </w:rPr>
        <w:t xml:space="preserve"> and </w:t>
      </w:r>
      <w:r w:rsidRPr="00EA245D">
        <w:rPr>
          <w:rFonts w:ascii="Times New Roman" w:hAnsi="Times New Roman" w:cs="Times New Roman"/>
          <w:i/>
          <w:iCs/>
        </w:rPr>
        <w:t>Mauremys sinensis</w:t>
      </w:r>
      <w:r w:rsidRPr="00EA245D">
        <w:rPr>
          <w:rFonts w:ascii="Times New Roman" w:hAnsi="Times New Roman" w:cs="Times New Roman"/>
        </w:rPr>
        <w:t>) showed high skills when tested in a trained quantity discrimination task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ins w:id="34" w:author="Christopher Friesen" w:date="2024-09-13T15:16:00Z" w16du:dateUtc="2024-09-13T05:16:00Z">
        <w:r w:rsidR="007B0A93">
          <w:rPr>
            <w:rFonts w:ascii="Times New Roman" w:hAnsi="Times New Roman" w:cs="Times New Roman"/>
          </w:rPr>
          <w:t>For example, t</w:t>
        </w:r>
      </w:ins>
      <w:del w:id="35" w:author="Christopher Friesen" w:date="2024-09-13T15:16:00Z" w16du:dateUtc="2024-09-13T05:16:00Z">
        <w:r w:rsidRPr="00EA245D" w:rsidDel="007B0A93">
          <w:rPr>
            <w:rFonts w:ascii="Times New Roman" w:hAnsi="Times New Roman" w:cs="Times New Roman"/>
          </w:rPr>
          <w:delText xml:space="preserve">In </w:delText>
        </w:r>
      </w:del>
      <w:ins w:id="36" w:author="Christopher Friesen" w:date="2024-09-13T15:16:00Z" w16du:dateUtc="2024-09-13T05:16:00Z">
        <w:r w:rsidR="007B0A93">
          <w:rPr>
            <w:rFonts w:ascii="Times New Roman" w:hAnsi="Times New Roman" w:cs="Times New Roman"/>
          </w:rPr>
          <w:t xml:space="preserve">he </w:t>
        </w:r>
      </w:ins>
      <w:r w:rsidRPr="00EA245D">
        <w:rPr>
          <w:rFonts w:ascii="Times New Roman" w:hAnsi="Times New Roman" w:cs="Times New Roman"/>
        </w:rPr>
        <w:t>lizard</w:t>
      </w:r>
      <w:ins w:id="37" w:author="Christopher Friesen" w:date="2024-09-13T15:15:00Z" w16du:dateUtc="2024-09-13T05:15:00Z">
        <w:r w:rsidR="007B0A93">
          <w:rPr>
            <w:rFonts w:ascii="Times New Roman" w:hAnsi="Times New Roman" w:cs="Times New Roman"/>
          </w:rPr>
          <w:t xml:space="preserve"> </w:t>
        </w:r>
      </w:ins>
      <w:del w:id="38" w:author="Christopher Friesen" w:date="2024-09-13T15:15:00Z" w16du:dateUtc="2024-09-13T05:15:00Z">
        <w:r w:rsidRPr="00EA245D" w:rsidDel="007B0A93">
          <w:rPr>
            <w:rFonts w:ascii="Times New Roman" w:hAnsi="Times New Roman" w:cs="Times New Roman"/>
          </w:rPr>
          <w:delText>s, __</w:delText>
        </w:r>
      </w:del>
      <w:r w:rsidRPr="007B0A93">
        <w:rPr>
          <w:rFonts w:ascii="Times New Roman" w:hAnsi="Times New Roman" w:cs="Times New Roman"/>
          <w:i/>
          <w:iCs/>
          <w:rPrChange w:id="39" w:author="Christopher Friesen" w:date="2024-09-13T15:15:00Z" w16du:dateUtc="2024-09-13T05:15:00Z">
            <w:rPr>
              <w:rFonts w:ascii="Times New Roman" w:hAnsi="Times New Roman" w:cs="Times New Roman"/>
            </w:rPr>
          </w:rPrChange>
        </w:rPr>
        <w:t xml:space="preserve">Podarcis </w:t>
      </w:r>
      <w:proofErr w:type="spellStart"/>
      <w:r w:rsidRPr="007B0A93">
        <w:rPr>
          <w:rFonts w:ascii="Times New Roman" w:hAnsi="Times New Roman" w:cs="Times New Roman"/>
          <w:i/>
          <w:iCs/>
          <w:rPrChange w:id="40" w:author="Christopher Friesen" w:date="2024-09-13T15:15:00Z" w16du:dateUtc="2024-09-13T05:15:00Z">
            <w:rPr>
              <w:rFonts w:ascii="Times New Roman" w:hAnsi="Times New Roman" w:cs="Times New Roman"/>
            </w:rPr>
          </w:rPrChange>
        </w:rPr>
        <w:t>siculus</w:t>
      </w:r>
      <w:proofErr w:type="spellEnd"/>
      <w:del w:id="41" w:author="Christopher Friesen" w:date="2024-09-13T15:15:00Z" w16du:dateUtc="2024-09-13T05:15:00Z">
        <w:r w:rsidRPr="00EA245D" w:rsidDel="007B0A93">
          <w:rPr>
            <w:rFonts w:ascii="Times New Roman" w:hAnsi="Times New Roman" w:cs="Times New Roman"/>
          </w:rPr>
          <w:delText>_</w:delText>
        </w:r>
      </w:del>
      <w:r w:rsidRPr="00EA245D">
        <w:rPr>
          <w:rFonts w:ascii="Times New Roman" w:hAnsi="Times New Roman" w:cs="Times New Roman"/>
        </w:rPr>
        <w:t xml:space="preserve"> failed to discriminate between different number</w:t>
      </w:r>
      <w:ins w:id="42" w:author="Christopher Friesen" w:date="2024-09-13T15:15:00Z" w16du:dateUtc="2024-09-13T05:15:00Z">
        <w:r w:rsidR="007B0A93">
          <w:rPr>
            <w:rFonts w:ascii="Times New Roman" w:hAnsi="Times New Roman" w:cs="Times New Roman"/>
          </w:rPr>
          <w:t>s</w:t>
        </w:r>
      </w:ins>
      <w:r w:rsidRPr="00EA245D">
        <w:rPr>
          <w:rFonts w:ascii="Times New Roman" w:hAnsi="Times New Roman" w:cs="Times New Roman"/>
        </w:rPr>
        <w:t xml:space="preserve"> of food items in a spontaneous choice test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but succeeded in a trained quantity discrimination task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w:t>
      </w:r>
      <w:del w:id="43" w:author="Christopher Friesen" w:date="2024-09-13T15:16:00Z" w16du:dateUtc="2024-09-13T05:16:00Z">
        <w:r w:rsidRPr="00EA245D" w:rsidDel="007B0A93">
          <w:rPr>
            <w:rFonts w:ascii="Times New Roman" w:hAnsi="Times New Roman" w:cs="Times New Roman"/>
          </w:rPr>
          <w:delText>, whereas</w:delText>
        </w:r>
      </w:del>
      <w:ins w:id="44" w:author="Christopher Friesen" w:date="2024-09-13T15:16:00Z" w16du:dateUtc="2024-09-13T05:16:00Z">
        <w:r w:rsidR="007B0A93">
          <w:rPr>
            <w:rFonts w:ascii="Times New Roman" w:hAnsi="Times New Roman" w:cs="Times New Roman"/>
          </w:rPr>
          <w:t>. In contrast,</w:t>
        </w:r>
      </w:ins>
      <w:r w:rsidRPr="00EA245D">
        <w:rPr>
          <w:rFonts w:ascii="Times New Roman" w:hAnsi="Times New Roman" w:cs="Times New Roman"/>
        </w:rPr>
        <w:t xml:space="preserve"> rock lizards (</w:t>
      </w:r>
      <w:proofErr w:type="spellStart"/>
      <w:r w:rsidRPr="00EA245D">
        <w:rPr>
          <w:rFonts w:ascii="Times New Roman" w:hAnsi="Times New Roman" w:cs="Times New Roman"/>
          <w:i/>
          <w:iCs/>
        </w:rPr>
        <w:t>Iberolacerta</w:t>
      </w:r>
      <w:proofErr w:type="spellEnd"/>
      <w:r w:rsidRPr="00EA245D">
        <w:rPr>
          <w:rFonts w:ascii="Times New Roman" w:hAnsi="Times New Roman" w:cs="Times New Roman"/>
          <w:i/>
          <w:iCs/>
        </w:rPr>
        <w:t xml:space="preserve"> </w:t>
      </w:r>
      <w:proofErr w:type="spellStart"/>
      <w:r w:rsidRPr="00EA245D">
        <w:rPr>
          <w:rFonts w:ascii="Times New Roman" w:hAnsi="Times New Roman" w:cs="Times New Roman"/>
          <w:i/>
          <w:iCs/>
        </w:rPr>
        <w:t>cyreni</w:t>
      </w:r>
      <w:proofErr w:type="spellEnd"/>
      <w:r w:rsidRPr="00EA245D">
        <w:rPr>
          <w:rFonts w:ascii="Times New Roman" w:hAnsi="Times New Roman" w:cs="Times New Roman"/>
        </w:rPr>
        <w:t xml:space="preserve">) </w:t>
      </w:r>
      <w:del w:id="45" w:author="Christopher Friesen" w:date="2024-09-13T15:16:00Z" w16du:dateUtc="2024-09-13T05:16:00Z">
        <w:r w:rsidRPr="00EA245D" w:rsidDel="007B0A93">
          <w:rPr>
            <w:rFonts w:ascii="Times New Roman" w:hAnsi="Times New Roman" w:cs="Times New Roman"/>
          </w:rPr>
          <w:delText>exhibited a clear preference for</w:delText>
        </w:r>
      </w:del>
      <w:ins w:id="46" w:author="Christopher Friesen" w:date="2024-09-13T15:16:00Z" w16du:dateUtc="2024-09-13T05:16:00Z">
        <w:r w:rsidR="007B0A93">
          <w:rPr>
            <w:rFonts w:ascii="Times New Roman" w:hAnsi="Times New Roman" w:cs="Times New Roman"/>
          </w:rPr>
          <w:t>preferred</w:t>
        </w:r>
      </w:ins>
      <w:r w:rsidRPr="00EA245D">
        <w:rPr>
          <w:rFonts w:ascii="Times New Roman" w:hAnsi="Times New Roman" w:cs="Times New Roman"/>
        </w:rPr>
        <w:t xml:space="preserve"> larger quantities of crickets when presented </w:t>
      </w:r>
      <w:del w:id="47" w:author="Christopher Friesen" w:date="2024-09-13T15:17:00Z" w16du:dateUtc="2024-09-13T05:17:00Z">
        <w:r w:rsidRPr="00EA245D" w:rsidDel="007B0A93">
          <w:rPr>
            <w:rFonts w:ascii="Times New Roman" w:hAnsi="Times New Roman" w:cs="Times New Roman"/>
          </w:rPr>
          <w:delText xml:space="preserve">5 </w:delText>
        </w:r>
      </w:del>
      <w:ins w:id="48" w:author="Christopher Friesen" w:date="2024-09-13T15:17:00Z" w16du:dateUtc="2024-09-13T05:17:00Z">
        <w:r w:rsidR="007B0A93">
          <w:rPr>
            <w:rFonts w:ascii="Times New Roman" w:hAnsi="Times New Roman" w:cs="Times New Roman"/>
          </w:rPr>
          <w:t>five</w:t>
        </w:r>
        <w:r w:rsidR="007B0A93" w:rsidRPr="00EA245D">
          <w:rPr>
            <w:rFonts w:ascii="Times New Roman" w:hAnsi="Times New Roman" w:cs="Times New Roman"/>
          </w:rPr>
          <w:t xml:space="preserve"> </w:t>
        </w:r>
      </w:ins>
      <w:r w:rsidRPr="00EA245D">
        <w:rPr>
          <w:rFonts w:ascii="Times New Roman" w:hAnsi="Times New Roman" w:cs="Times New Roman"/>
        </w:rPr>
        <w:t xml:space="preserve">versus </w:t>
      </w:r>
      <w:del w:id="49" w:author="Christopher Friesen" w:date="2024-09-13T15:17:00Z" w16du:dateUtc="2024-09-13T05:17:00Z">
        <w:r w:rsidRPr="00EA245D" w:rsidDel="007B0A93">
          <w:rPr>
            <w:rFonts w:ascii="Times New Roman" w:hAnsi="Times New Roman" w:cs="Times New Roman"/>
          </w:rPr>
          <w:delText xml:space="preserve">10 </w:delText>
        </w:r>
      </w:del>
      <w:ins w:id="50" w:author="Christopher Friesen" w:date="2024-09-13T15:17:00Z" w16du:dateUtc="2024-09-13T05:17:00Z">
        <w:r w:rsidR="007B0A93">
          <w:rPr>
            <w:rFonts w:ascii="Times New Roman" w:hAnsi="Times New Roman" w:cs="Times New Roman"/>
          </w:rPr>
          <w:t>ten</w:t>
        </w:r>
        <w:r w:rsidR="007B0A93" w:rsidRPr="00EA245D">
          <w:rPr>
            <w:rFonts w:ascii="Times New Roman" w:hAnsi="Times New Roman" w:cs="Times New Roman"/>
          </w:rPr>
          <w:t xml:space="preserve"> </w:t>
        </w:r>
      </w:ins>
      <w:r w:rsidRPr="00EA245D">
        <w:rPr>
          <w:rFonts w:ascii="Times New Roman" w:hAnsi="Times New Roman" w:cs="Times New Roman"/>
        </w:rPr>
        <w:t>items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Ind</w:t>
      </w:r>
      <w:ins w:id="51" w:author="Christopher Friesen" w:date="2024-09-13T15:16:00Z" w16du:dateUtc="2024-09-13T05:16:00Z">
        <w:r w:rsidR="007B0A93">
          <w:rPr>
            <w:rFonts w:ascii="Times New Roman" w:hAnsi="Times New Roman" w:cs="Times New Roman"/>
          </w:rPr>
          <w:t>e</w:t>
        </w:r>
      </w:ins>
      <w:r w:rsidRPr="00EA245D">
        <w:rPr>
          <w:rFonts w:ascii="Times New Roman" w:hAnsi="Times New Roman" w:cs="Times New Roman"/>
        </w:rPr>
        <w:t>ed, the literature evidences basic quantitative abilities in reptiles</w:t>
      </w:r>
      <w:del w:id="52" w:author="Christopher Friesen" w:date="2024-09-13T15:16:00Z" w16du:dateUtc="2024-09-13T05:16:00Z">
        <w:r w:rsidRPr="00EA245D" w:rsidDel="007B0A93">
          <w:rPr>
            <w:rFonts w:ascii="Times New Roman" w:hAnsi="Times New Roman" w:cs="Times New Roman"/>
          </w:rPr>
          <w:delText>,</w:delText>
        </w:r>
      </w:del>
      <w:r w:rsidRPr="00EA245D">
        <w:rPr>
          <w:rFonts w:ascii="Times New Roman" w:hAnsi="Times New Roman" w:cs="Times New Roman"/>
        </w:rPr>
        <w:t xml:space="preserve"> that may vary with the type of cue and test employed.</w:t>
      </w:r>
    </w:p>
    <w:p w14:paraId="348AA9ED" w14:textId="4F739518"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lastRenderedPageBreak/>
        <w:t xml:space="preserve">At the same time, reptiles’ cognition is </w:t>
      </w:r>
      <w:del w:id="53" w:author="Christopher Friesen" w:date="2024-09-13T15:17:00Z" w16du:dateUtc="2024-09-13T05:17:00Z">
        <w:r w:rsidRPr="00EA245D" w:rsidDel="007B0A93">
          <w:rPr>
            <w:rFonts w:ascii="Times New Roman" w:hAnsi="Times New Roman" w:cs="Times New Roman"/>
          </w:rPr>
          <w:delText xml:space="preserve">known to be </w:delText>
        </w:r>
      </w:del>
      <w:r w:rsidRPr="00EA245D">
        <w:rPr>
          <w:rFonts w:ascii="Times New Roman" w:hAnsi="Times New Roman" w:cs="Times New Roman"/>
        </w:rPr>
        <w:t>significantly influenced by the environment in which they develop. Incubating lizards at elevated temperatures has been shown to improve cognitive abilities in consistency with elevated neuronal density in some areas of the brain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and thermal environment impaired cognition only under incubation temperatures beyond lizards’ natural range Abayarathna and Webb (</w:t>
      </w:r>
      <w:hyperlink w:anchor="ref-abayarathna_effects_2020">
        <w:r w:rsidR="005F6DB9" w:rsidRPr="00EA245D">
          <w:rPr>
            <w:rStyle w:val="Hyperlink"/>
            <w:rFonts w:ascii="Times New Roman" w:hAnsi="Times New Roman" w:cs="Times New Roman"/>
          </w:rPr>
          <w:t>2020</w:t>
        </w:r>
      </w:hyperlink>
      <w:r w:rsidRPr="00EA245D">
        <w:rPr>
          <w:rFonts w:ascii="Times New Roman" w:hAnsi="Times New Roman" w:cs="Times New Roman"/>
        </w:rPr>
        <w:t>). The effects of prenatal CORT on cognitive abilities in reptiles is less understood, but in other taxa, high levels of GCs are tipically related to cognitive impairments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However, the combined influence of prenatal CORT and thermal environment remains unknown, particularly on numerical abilities.</w:t>
      </w:r>
    </w:p>
    <w:p w14:paraId="46A5AE42" w14:textId="5F118EEC"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Our study aimed to address this gap by manipulating CORT concentration in </w:t>
      </w:r>
      <w:r w:rsidRPr="00EA245D">
        <w:rPr>
          <w:rFonts w:ascii="Times New Roman" w:hAnsi="Times New Roman" w:cs="Times New Roman"/>
          <w:i/>
          <w:iCs/>
        </w:rPr>
        <w:t>L. guichenoti</w:t>
      </w:r>
      <w:r w:rsidRPr="00EA245D">
        <w:rPr>
          <w:rFonts w:ascii="Times New Roman" w:hAnsi="Times New Roman" w:cs="Times New Roman"/>
        </w:rPr>
        <w:t xml:space="preserve"> eggs and incubating them under one of two temperature regimes (Cold – 23ºC ± 3ºC or Hot – 28ºC ± 3ºC) in a 2x2 factorial design. After hatching, we assessed the lizards’ numerical discrimination abilities in a spontaneous choice test, where they were presented with different numbers of crickets. Based </w:t>
      </w:r>
      <w:del w:id="54" w:author="Christopher Friesen" w:date="2024-09-13T15:18:00Z" w16du:dateUtc="2024-09-13T05:18:00Z">
        <w:r w:rsidRPr="00EA245D" w:rsidDel="00947D0B">
          <w:rPr>
            <w:rFonts w:ascii="Times New Roman" w:hAnsi="Times New Roman" w:cs="Times New Roman"/>
          </w:rPr>
          <w:delText xml:space="preserve">in </w:delText>
        </w:r>
      </w:del>
      <w:ins w:id="55" w:author="Christopher Friesen" w:date="2024-09-13T15:18:00Z" w16du:dateUtc="2024-09-13T05:18:00Z">
        <w:r w:rsidR="00947D0B">
          <w:rPr>
            <w:rFonts w:ascii="Times New Roman" w:hAnsi="Times New Roman" w:cs="Times New Roman"/>
          </w:rPr>
          <w:t>o</w:t>
        </w:r>
        <w:r w:rsidR="00947D0B" w:rsidRPr="00EA245D">
          <w:rPr>
            <w:rFonts w:ascii="Times New Roman" w:hAnsi="Times New Roman" w:cs="Times New Roman"/>
          </w:rPr>
          <w:t xml:space="preserve">n </w:t>
        </w:r>
      </w:ins>
      <w:r w:rsidRPr="00EA245D">
        <w:rPr>
          <w:rFonts w:ascii="Times New Roman" w:hAnsi="Times New Roman" w:cs="Times New Roman"/>
        </w:rPr>
        <w:t>other studies that explored the cognitive effect of prenatal GCs or thermal early environment in reptiles and other taxa, we hypothesized that lizards incubated at higher temperatures would outperform those incubated at lower temperatures in the numerical discrimination task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xml:space="preserve">; </w:t>
      </w:r>
      <w:hyperlink w:anchor="ref-vila_pouca_quantity_2019">
        <w:r w:rsidR="005F6DB9" w:rsidRPr="00EA245D">
          <w:rPr>
            <w:rStyle w:val="Hyperlink"/>
            <w:rFonts w:ascii="Times New Roman" w:hAnsi="Times New Roman" w:cs="Times New Roman"/>
          </w:rPr>
          <w:t>Vila Pouca et al. 2019</w:t>
        </w:r>
      </w:hyperlink>
      <w:r w:rsidRPr="00EA245D">
        <w:rPr>
          <w:rFonts w:ascii="Times New Roman" w:hAnsi="Times New Roman" w:cs="Times New Roman"/>
        </w:rPr>
        <w:t>). Additionally, we predicted that increased CORT levels would impair numerical competence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with more pronounced effects at lower </w:t>
      </w:r>
      <w:del w:id="56" w:author="Christopher Friesen" w:date="2024-09-13T15:17:00Z" w16du:dateUtc="2024-09-13T05:17:00Z">
        <w:r w:rsidRPr="00EA245D" w:rsidDel="00947D0B">
          <w:rPr>
            <w:rFonts w:ascii="Times New Roman" w:hAnsi="Times New Roman" w:cs="Times New Roman"/>
          </w:rPr>
          <w:delText xml:space="preserve">temperatures </w:delText>
        </w:r>
      </w:del>
      <w:r w:rsidRPr="00EA245D">
        <w:rPr>
          <w:rFonts w:ascii="Times New Roman" w:hAnsi="Times New Roman" w:cs="Times New Roman"/>
        </w:rPr>
        <w:t xml:space="preserve">temperatures. Consistent </w:t>
      </w:r>
      <w:commentRangeStart w:id="57"/>
      <w:r w:rsidRPr="00EA245D">
        <w:rPr>
          <w:rFonts w:ascii="Times New Roman" w:hAnsi="Times New Roman" w:cs="Times New Roman"/>
        </w:rPr>
        <w:t xml:space="preserve">with Weber’s law </w:t>
      </w:r>
      <w:commentRangeEnd w:id="57"/>
      <w:r w:rsidR="00947D0B">
        <w:rPr>
          <w:rStyle w:val="CommentReference"/>
        </w:rPr>
        <w:commentReference w:id="57"/>
      </w:r>
      <w:r w:rsidRPr="00EA245D">
        <w:rPr>
          <w:rFonts w:ascii="Times New Roman" w:hAnsi="Times New Roman" w:cs="Times New Roman"/>
        </w:rPr>
        <w:t>(</w:t>
      </w:r>
      <w:hyperlink w:anchor="ref-agrillo2014spontaneous">
        <w:r w:rsidR="005F6DB9" w:rsidRPr="00EA245D">
          <w:rPr>
            <w:rStyle w:val="Hyperlink"/>
            <w:rFonts w:ascii="Times New Roman" w:hAnsi="Times New Roman" w:cs="Times New Roman"/>
          </w:rPr>
          <w:t xml:space="preserve">Agrillo and </w:t>
        </w:r>
        <w:proofErr w:type="spellStart"/>
        <w:r w:rsidR="005F6DB9" w:rsidRPr="00EA245D">
          <w:rPr>
            <w:rStyle w:val="Hyperlink"/>
            <w:rFonts w:ascii="Times New Roman" w:hAnsi="Times New Roman" w:cs="Times New Roman"/>
          </w:rPr>
          <w:t>Bisazza</w:t>
        </w:r>
        <w:proofErr w:type="spellEnd"/>
        <w:r w:rsidR="005F6DB9" w:rsidRPr="00EA245D">
          <w:rPr>
            <w:rStyle w:val="Hyperlink"/>
            <w:rFonts w:ascii="Times New Roman" w:hAnsi="Times New Roman" w:cs="Times New Roman"/>
          </w:rPr>
          <w:t xml:space="preserve"> 2014</w:t>
        </w:r>
      </w:hyperlink>
      <w:r w:rsidRPr="00EA245D">
        <w:rPr>
          <w:rFonts w:ascii="Times New Roman" w:hAnsi="Times New Roman" w:cs="Times New Roman"/>
        </w:rPr>
        <w:t xml:space="preserve">), we expected that lizards incubated at higher temperatures would successfully discriminate between quantities even at high ratios (e.g. 3 VS 4), whereas event the lowest ratios (e.g. 1 VS 4) could be challenging for those exposed to CORT </w:t>
      </w:r>
      <w:del w:id="58" w:author="Christopher Friesen" w:date="2024-09-13T15:21:00Z" w16du:dateUtc="2024-09-13T05:21:00Z">
        <w:r w:rsidRPr="00EA245D" w:rsidDel="008E514A">
          <w:rPr>
            <w:rFonts w:ascii="Times New Roman" w:hAnsi="Times New Roman" w:cs="Times New Roman"/>
          </w:rPr>
          <w:delText>and/</w:delText>
        </w:r>
      </w:del>
      <w:r w:rsidRPr="00EA245D">
        <w:rPr>
          <w:rFonts w:ascii="Times New Roman" w:hAnsi="Times New Roman" w:cs="Times New Roman"/>
        </w:rPr>
        <w:t>or incubated at lower temperatures.</w:t>
      </w:r>
    </w:p>
    <w:p w14:paraId="5D1AE68D" w14:textId="77777777" w:rsidR="005F6DB9" w:rsidRPr="00EA245D" w:rsidRDefault="00000000" w:rsidP="00EA245D">
      <w:pPr>
        <w:pStyle w:val="Heading2"/>
        <w:spacing w:line="480" w:lineRule="auto"/>
        <w:rPr>
          <w:rFonts w:ascii="Times New Roman" w:hAnsi="Times New Roman" w:cs="Times New Roman"/>
          <w:sz w:val="24"/>
          <w:szCs w:val="24"/>
        </w:rPr>
      </w:pPr>
      <w:bookmarkStart w:id="59" w:name="methods"/>
      <w:bookmarkEnd w:id="20"/>
      <w:r w:rsidRPr="00EA245D">
        <w:rPr>
          <w:rFonts w:ascii="Times New Roman" w:hAnsi="Times New Roman" w:cs="Times New Roman"/>
          <w:sz w:val="24"/>
          <w:szCs w:val="24"/>
        </w:rPr>
        <w:lastRenderedPageBreak/>
        <w:t>Methods</w:t>
      </w:r>
    </w:p>
    <w:p w14:paraId="6C0BA17C" w14:textId="77777777" w:rsidR="005F6DB9" w:rsidRPr="00EA245D" w:rsidRDefault="00000000" w:rsidP="00EA245D">
      <w:pPr>
        <w:pStyle w:val="Heading4"/>
        <w:spacing w:line="480" w:lineRule="auto"/>
        <w:rPr>
          <w:rFonts w:ascii="Times New Roman" w:hAnsi="Times New Roman" w:cs="Times New Roman"/>
        </w:rPr>
      </w:pPr>
      <w:bookmarkStart w:id="60" w:name="husbandry"/>
      <w:r w:rsidRPr="00EA245D">
        <w:rPr>
          <w:rFonts w:ascii="Times New Roman" w:hAnsi="Times New Roman" w:cs="Times New Roman"/>
        </w:rPr>
        <w:t>Husbandry</w:t>
      </w:r>
    </w:p>
    <w:p w14:paraId="153F1254" w14:textId="2A2C46E3"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i/>
          <w:iCs/>
        </w:rPr>
        <w:t>Breeding colony</w:t>
      </w:r>
      <w:r w:rsidRPr="00EA245D">
        <w:rPr>
          <w:rFonts w:ascii="Times New Roman" w:hAnsi="Times New Roman" w:cs="Times New Roman"/>
        </w:rPr>
        <w:t xml:space="preserve"> – </w:t>
      </w:r>
      <w:del w:id="61" w:author="Christopher Friesen" w:date="2024-09-13T15:21:00Z" w16du:dateUtc="2024-09-13T05:21:00Z">
        <w:r w:rsidRPr="00EA245D" w:rsidDel="008E514A">
          <w:rPr>
            <w:rFonts w:ascii="Times New Roman" w:hAnsi="Times New Roman" w:cs="Times New Roman"/>
          </w:rPr>
          <w:delText xml:space="preserve">Lizards </w:delText>
        </w:r>
      </w:del>
      <w:ins w:id="62" w:author="Christopher Friesen" w:date="2024-09-13T15:21:00Z" w16du:dateUtc="2024-09-13T05:21:00Z">
        <w:r w:rsidR="008E514A">
          <w:rPr>
            <w:rFonts w:ascii="Times New Roman" w:hAnsi="Times New Roman" w:cs="Times New Roman"/>
          </w:rPr>
          <w:t>The l</w:t>
        </w:r>
        <w:r w:rsidR="008E514A" w:rsidRPr="00EA245D">
          <w:rPr>
            <w:rFonts w:ascii="Times New Roman" w:hAnsi="Times New Roman" w:cs="Times New Roman"/>
          </w:rPr>
          <w:t xml:space="preserve">izards </w:t>
        </w:r>
      </w:ins>
      <w:r w:rsidRPr="00EA245D">
        <w:rPr>
          <w:rFonts w:ascii="Times New Roman" w:hAnsi="Times New Roman" w:cs="Times New Roman"/>
        </w:rPr>
        <w:t xml:space="preserve">tested in out experiment came from a breeding colony established in the lab </w:t>
      </w:r>
      <w:del w:id="63" w:author="Christopher Friesen" w:date="2024-09-13T15:21:00Z" w16du:dateUtc="2024-09-13T05:21:00Z">
        <w:r w:rsidRPr="00EA245D" w:rsidDel="008E514A">
          <w:rPr>
            <w:rFonts w:ascii="Times New Roman" w:hAnsi="Times New Roman" w:cs="Times New Roman"/>
          </w:rPr>
          <w:delText xml:space="preserve">since </w:delText>
        </w:r>
      </w:del>
      <w:ins w:id="64" w:author="Christopher Friesen" w:date="2024-09-13T15:21:00Z" w16du:dateUtc="2024-09-13T05:21:00Z">
        <w:r w:rsidR="008E514A">
          <w:rPr>
            <w:rFonts w:ascii="Times New Roman" w:hAnsi="Times New Roman" w:cs="Times New Roman"/>
          </w:rPr>
          <w:t>in</w:t>
        </w:r>
        <w:r w:rsidR="008E514A" w:rsidRPr="00EA245D">
          <w:rPr>
            <w:rFonts w:ascii="Times New Roman" w:hAnsi="Times New Roman" w:cs="Times New Roman"/>
          </w:rPr>
          <w:t xml:space="preserve"> </w:t>
        </w:r>
      </w:ins>
      <w:r w:rsidRPr="00EA245D">
        <w:rPr>
          <w:rFonts w:ascii="Times New Roman" w:hAnsi="Times New Roman" w:cs="Times New Roman"/>
        </w:rPr>
        <w:t xml:space="preserve">2019. The colony consists of approx. 180 adults of and </w:t>
      </w:r>
      <w:r w:rsidRPr="00EA245D">
        <w:rPr>
          <w:rFonts w:ascii="Times New Roman" w:hAnsi="Times New Roman" w:cs="Times New Roman"/>
          <w:i/>
          <w:iCs/>
        </w:rPr>
        <w:t>L. guichenoti</w:t>
      </w:r>
      <w:r w:rsidRPr="00EA245D">
        <w:rPr>
          <w:rFonts w:ascii="Times New Roman" w:hAnsi="Times New Roman" w:cs="Times New Roman"/>
        </w:rPr>
        <w:t xml:space="preserve"> housed in commonal containers (41.5 L x 30.5 W x 21 H cm) with six lizards (2 males and 4 females) per enclosure. Enclosures are provided with non-stick matting, shelter, and several small water dishes filled daily</w:t>
      </w:r>
      <w:del w:id="65" w:author="Christopher Friesen" w:date="2024-09-13T15:21:00Z" w16du:dateUtc="2024-09-13T05:21:00Z">
        <w:r w:rsidRPr="00EA245D" w:rsidDel="008E514A">
          <w:rPr>
            <w:rFonts w:ascii="Times New Roman" w:hAnsi="Times New Roman" w:cs="Times New Roman"/>
          </w:rPr>
          <w:delText xml:space="preserve">; </w:delText>
        </w:r>
      </w:del>
      <w:ins w:id="66" w:author="Christopher Friesen" w:date="2024-09-13T15:21:00Z" w16du:dateUtc="2024-09-13T05:21:00Z">
        <w:r w:rsidR="008E514A">
          <w:rPr>
            <w:rFonts w:ascii="Times New Roman" w:hAnsi="Times New Roman" w:cs="Times New Roman"/>
          </w:rPr>
          <w:t>,</w:t>
        </w:r>
        <w:r w:rsidR="008E514A" w:rsidRPr="00EA245D">
          <w:rPr>
            <w:rFonts w:ascii="Times New Roman" w:hAnsi="Times New Roman" w:cs="Times New Roman"/>
          </w:rPr>
          <w:t xml:space="preserve"> </w:t>
        </w:r>
      </w:ins>
      <w:r w:rsidRPr="00EA245D">
        <w:rPr>
          <w:rFonts w:ascii="Times New Roman" w:hAnsi="Times New Roman" w:cs="Times New Roman"/>
        </w:rPr>
        <w:t>and lizards are fed mid-size crickets (</w:t>
      </w:r>
      <w:r w:rsidRPr="00EA245D">
        <w:rPr>
          <w:rFonts w:ascii="Times New Roman" w:hAnsi="Times New Roman" w:cs="Times New Roman"/>
          <w:i/>
          <w:iCs/>
        </w:rPr>
        <w:t>Acheta domestica</w:t>
      </w:r>
      <w:r w:rsidRPr="00EA245D">
        <w:rPr>
          <w:rFonts w:ascii="Times New Roman" w:hAnsi="Times New Roman" w:cs="Times New Roman"/>
        </w:rPr>
        <w:t>) three days a week. Crickets are dusted with calcium weekly and multivitamin</w:t>
      </w:r>
      <w:ins w:id="67" w:author="Christopher Friesen" w:date="2024-09-13T15:21:00Z" w16du:dateUtc="2024-09-13T05:21:00Z">
        <w:r w:rsidR="008E514A">
          <w:rPr>
            <w:rFonts w:ascii="Times New Roman" w:hAnsi="Times New Roman" w:cs="Times New Roman"/>
          </w:rPr>
          <w:t>s</w:t>
        </w:r>
      </w:ins>
      <w:r w:rsidRPr="00EA245D">
        <w:rPr>
          <w:rFonts w:ascii="Times New Roman" w:hAnsi="Times New Roman" w:cs="Times New Roman"/>
        </w:rPr>
        <w:t xml:space="preserve"> and calcium biweekly. Room temperatures are set to 22-24ºC, but to ensure a temperature gradient, we employ a heat chord and a heat lamp following a 12 h light:12 h dark cycle, keeping the warm side of enclosures at 32ºC.</w:t>
      </w:r>
    </w:p>
    <w:p w14:paraId="2FAED2CB" w14:textId="63A36273"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t>Eggs collection and incubation</w:t>
      </w:r>
      <w:r w:rsidRPr="00EA245D">
        <w:rPr>
          <w:rFonts w:ascii="Times New Roman" w:hAnsi="Times New Roman" w:cs="Times New Roman"/>
        </w:rPr>
        <w:t xml:space="preserve"> – Between mid-October 2023 to the end of February 2024, we placed small boxes (12.5 L x 8.3 W x 5 H cm) with moist vermiculite inside in one extreme of the communal enclosures (see above) to provide</w:t>
      </w:r>
      <w:del w:id="68" w:author="Christopher Friesen" w:date="2024-09-13T15:21:00Z" w16du:dateUtc="2024-09-13T05:21:00Z">
        <w:r w:rsidRPr="00EA245D" w:rsidDel="008E514A">
          <w:rPr>
            <w:rFonts w:ascii="Times New Roman" w:hAnsi="Times New Roman" w:cs="Times New Roman"/>
          </w:rPr>
          <w:delText>d</w:delText>
        </w:r>
      </w:del>
      <w:r w:rsidRPr="00EA245D">
        <w:rPr>
          <w:rFonts w:ascii="Times New Roman" w:hAnsi="Times New Roman" w:cs="Times New Roman"/>
        </w:rPr>
        <w:t xml:space="preserve"> females with a place to lay the eggs. We checked for </w:t>
      </w:r>
      <w:del w:id="69" w:author="Christopher Friesen" w:date="2024-09-13T15:21:00Z" w16du:dateUtc="2024-09-13T05:21:00Z">
        <w:r w:rsidRPr="00EA245D" w:rsidDel="008E514A">
          <w:rPr>
            <w:rFonts w:ascii="Times New Roman" w:hAnsi="Times New Roman" w:cs="Times New Roman"/>
          </w:rPr>
          <w:delText xml:space="preserve">the presence of </w:delText>
        </w:r>
      </w:del>
      <w:r w:rsidRPr="00EA245D">
        <w:rPr>
          <w:rFonts w:ascii="Times New Roman" w:hAnsi="Times New Roman" w:cs="Times New Roman"/>
        </w:rPr>
        <w:t xml:space="preserve">eggs in the boxes three days a week. Eggs’ length and width were measured with a digital </w:t>
      </w:r>
      <w:proofErr w:type="spellStart"/>
      <w:r w:rsidRPr="00EA245D">
        <w:rPr>
          <w:rFonts w:ascii="Times New Roman" w:hAnsi="Times New Roman" w:cs="Times New Roman"/>
        </w:rPr>
        <w:t>ca</w:t>
      </w:r>
      <w:ins w:id="70" w:author="Christopher Friesen" w:date="2024-09-13T15:21:00Z" w16du:dateUtc="2024-09-13T05:21:00Z">
        <w:r w:rsidR="008E514A">
          <w:rPr>
            <w:rFonts w:ascii="Times New Roman" w:hAnsi="Times New Roman" w:cs="Times New Roman"/>
          </w:rPr>
          <w:t>l</w:t>
        </w:r>
      </w:ins>
      <w:r w:rsidRPr="00EA245D">
        <w:rPr>
          <w:rFonts w:ascii="Times New Roman" w:hAnsi="Times New Roman" w:cs="Times New Roman"/>
        </w:rPr>
        <w:t>liper</w:t>
      </w:r>
      <w:proofErr w:type="spellEnd"/>
      <w:r w:rsidRPr="00EA245D">
        <w:rPr>
          <w:rFonts w:ascii="Times New Roman" w:hAnsi="Times New Roman" w:cs="Times New Roman"/>
        </w:rPr>
        <w:t xml:space="preserve"> to the nearest 0.1 mm, while mass was recorded with a (OHAUS, Model spx123) digital scale ± 0.001g error. Eggs were assigned a clutch number and a</w:t>
      </w:r>
      <w:ins w:id="71" w:author="Christopher Friesen" w:date="2024-09-13T15:22:00Z" w16du:dateUtc="2024-09-13T05:22:00Z">
        <w:r w:rsidR="008E514A">
          <w:rPr>
            <w:rFonts w:ascii="Times New Roman" w:hAnsi="Times New Roman" w:cs="Times New Roman"/>
          </w:rPr>
          <w:t>n</w:t>
        </w:r>
      </w:ins>
      <w:r w:rsidRPr="00EA245D">
        <w:rPr>
          <w:rFonts w:ascii="Times New Roman" w:hAnsi="Times New Roman" w:cs="Times New Roman"/>
        </w:rPr>
        <w:t xml:space="preserve"> individual identity. Then we treated eggs with CORT or vehicle (see CORT and Temperature manipulation below) and placed them in individual cups (80 mL) with moist vermiculite (12 parts water to 4 parts vermiculite). We covered the cups with cling wrap to retain moisture and </w:t>
      </w:r>
      <w:del w:id="72" w:author="Christopher Friesen" w:date="2024-09-13T15:22:00Z" w16du:dateUtc="2024-09-13T05:22:00Z">
        <w:r w:rsidRPr="00EA245D" w:rsidDel="008E514A">
          <w:rPr>
            <w:rFonts w:ascii="Times New Roman" w:hAnsi="Times New Roman" w:cs="Times New Roman"/>
          </w:rPr>
          <w:delText xml:space="preserve">then </w:delText>
        </w:r>
      </w:del>
      <w:r w:rsidRPr="00EA245D">
        <w:rPr>
          <w:rFonts w:ascii="Times New Roman" w:hAnsi="Times New Roman" w:cs="Times New Roman"/>
        </w:rPr>
        <w:t>left the eggs in LATWIT 2X5D-R1160 incubators at two different temperatures (see CORT and Temperature manipulation below) until hatching.</w:t>
      </w:r>
    </w:p>
    <w:p w14:paraId="60D98B03" w14:textId="6B1CC6E4"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lastRenderedPageBreak/>
        <w:t>Hatchlings</w:t>
      </w:r>
      <w:r w:rsidRPr="00EA245D">
        <w:rPr>
          <w:rFonts w:ascii="Times New Roman" w:hAnsi="Times New Roman" w:cs="Times New Roman"/>
        </w:rPr>
        <w:t xml:space="preserve"> – Incubators were checked three times a week for the presence of hatchlings. Once hatchlings were collected, we measured SVL and Tail Length (TL) with a ruler to the nearest mm, and weighed them with a (OHAUS, Model spx123) digital scale ± 0.001g error. Hatchlings were then placed in individual enclosures (18.7L x 13.2W x 6.3H cm) provided with non-stick matting and a small water dish. During this period, they were sprayed </w:t>
      </w:r>
      <w:ins w:id="73" w:author="Christopher Friesen" w:date="2024-09-13T15:22:00Z" w16du:dateUtc="2024-09-13T05:22:00Z">
        <w:r w:rsidR="008E514A">
          <w:rPr>
            <w:rFonts w:ascii="Times New Roman" w:hAnsi="Times New Roman" w:cs="Times New Roman"/>
          </w:rPr>
          <w:t xml:space="preserve">with </w:t>
        </w:r>
      </w:ins>
      <w:r w:rsidRPr="00EA245D">
        <w:rPr>
          <w:rFonts w:ascii="Times New Roman" w:hAnsi="Times New Roman" w:cs="Times New Roman"/>
        </w:rPr>
        <w:t xml:space="preserve">water </w:t>
      </w:r>
      <w:del w:id="74" w:author="Christopher Friesen" w:date="2024-09-13T15:22:00Z" w16du:dateUtc="2024-09-13T05:22:00Z">
        <w:r w:rsidRPr="00EA245D" w:rsidDel="008E514A">
          <w:rPr>
            <w:rFonts w:ascii="Times New Roman" w:hAnsi="Times New Roman" w:cs="Times New Roman"/>
          </w:rPr>
          <w:delText>every day</w:delText>
        </w:r>
      </w:del>
      <w:ins w:id="75" w:author="Christopher Friesen" w:date="2024-09-13T15:22:00Z" w16du:dateUtc="2024-09-13T05:22:00Z">
        <w:r w:rsidR="008E514A">
          <w:rPr>
            <w:rFonts w:ascii="Times New Roman" w:hAnsi="Times New Roman" w:cs="Times New Roman"/>
          </w:rPr>
          <w:t>daily</w:t>
        </w:r>
      </w:ins>
      <w:r w:rsidRPr="00EA245D">
        <w:rPr>
          <w:rFonts w:ascii="Times New Roman" w:hAnsi="Times New Roman" w:cs="Times New Roman"/>
        </w:rPr>
        <w:t xml:space="preserve"> and received 3-6 small </w:t>
      </w:r>
      <w:r w:rsidRPr="00EA245D">
        <w:rPr>
          <w:rFonts w:ascii="Times New Roman" w:hAnsi="Times New Roman" w:cs="Times New Roman"/>
          <w:i/>
          <w:iCs/>
        </w:rPr>
        <w:t>A. domestica</w:t>
      </w:r>
      <w:r w:rsidRPr="00EA245D">
        <w:rPr>
          <w:rFonts w:ascii="Times New Roman" w:hAnsi="Times New Roman" w:cs="Times New Roman"/>
        </w:rPr>
        <w:t xml:space="preserve"> crickets three times a week. All care otherwise follows similar protocols to adults (see above).</w:t>
      </w:r>
    </w:p>
    <w:p w14:paraId="14B6E70E" w14:textId="77777777" w:rsidR="005F6DB9" w:rsidRPr="00EA245D" w:rsidRDefault="00000000" w:rsidP="00EA245D">
      <w:pPr>
        <w:pStyle w:val="Heading4"/>
        <w:spacing w:line="480" w:lineRule="auto"/>
        <w:rPr>
          <w:rFonts w:ascii="Times New Roman" w:hAnsi="Times New Roman" w:cs="Times New Roman"/>
        </w:rPr>
      </w:pPr>
      <w:bookmarkStart w:id="76" w:name="X5a274fa4cacecb585d7c5e60344fa6f16959ba1"/>
      <w:bookmarkEnd w:id="60"/>
      <w:r w:rsidRPr="00EA245D">
        <w:rPr>
          <w:rFonts w:ascii="Times New Roman" w:hAnsi="Times New Roman" w:cs="Times New Roman"/>
        </w:rPr>
        <w:t>Manipulating Early Thermal and CORT Environments</w:t>
      </w:r>
    </w:p>
    <w:p w14:paraId="47CACC51" w14:textId="4E4094FF"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manipulated CORT concentration in eggs and incubated them under one of two temperature regimes (Cold – 23ºC ± 3ºC or Hot – 30ºC ± 3ºC) in a 2x2 factorial design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A). We first allocated eggs </w:t>
      </w:r>
      <w:del w:id="77" w:author="Christopher Friesen" w:date="2024-09-13T15:23:00Z" w16du:dateUtc="2024-09-13T05:23:00Z">
        <w:r w:rsidRPr="00EA245D" w:rsidDel="008E514A">
          <w:rPr>
            <w:rFonts w:ascii="Times New Roman" w:hAnsi="Times New Roman" w:cs="Times New Roman"/>
          </w:rPr>
          <w:delText>on</w:delText>
        </w:r>
      </w:del>
      <w:r w:rsidRPr="00EA245D">
        <w:rPr>
          <w:rFonts w:ascii="Times New Roman" w:hAnsi="Times New Roman" w:cs="Times New Roman"/>
        </w:rPr>
        <w:t xml:space="preserve">to one of two different treatments: in the CORT treatment, eggs were topically supplied with 5µL of CORT dissolved in 100% Ethanol (vehicle) at a final (10 pg CORT/mL) concentration; in the Control treatment eggs received an equal volume of the vehicle. CORT concentration employed in the CORT treatment represents </w:t>
      </w:r>
      <w:del w:id="78" w:author="Christopher Friesen" w:date="2024-09-13T15:23:00Z" w16du:dateUtc="2024-09-13T05:23:00Z">
        <w:r w:rsidRPr="00EA245D" w:rsidDel="008E514A">
          <w:rPr>
            <w:rFonts w:ascii="Times New Roman" w:hAnsi="Times New Roman" w:cs="Times New Roman"/>
          </w:rPr>
          <w:delText xml:space="preserve">2 </w:delText>
        </w:r>
      </w:del>
      <w:ins w:id="79" w:author="Christopher Friesen" w:date="2024-09-13T15:23:00Z" w16du:dateUtc="2024-09-13T05:23:00Z">
        <w:r w:rsidR="008E514A">
          <w:rPr>
            <w:rFonts w:ascii="Times New Roman" w:hAnsi="Times New Roman" w:cs="Times New Roman"/>
          </w:rPr>
          <w:t>two</w:t>
        </w:r>
        <w:r w:rsidR="008E514A" w:rsidRPr="00EA245D">
          <w:rPr>
            <w:rFonts w:ascii="Times New Roman" w:hAnsi="Times New Roman" w:cs="Times New Roman"/>
          </w:rPr>
          <w:t xml:space="preserve"> </w:t>
        </w:r>
      </w:ins>
      <w:r w:rsidRPr="00EA245D">
        <w:rPr>
          <w:rFonts w:ascii="Times New Roman" w:hAnsi="Times New Roman" w:cs="Times New Roman"/>
        </w:rPr>
        <w:t xml:space="preserve">standard deviations above the mean natural concentration obtained in eggs from both species (non-published data). Then, eggs were incubated in one of the two previously mentioned temperature regimes (Cold or Hot) until hatching. </w:t>
      </w:r>
      <w:del w:id="80" w:author="Christopher Friesen" w:date="2024-09-13T15:23:00Z" w16du:dateUtc="2024-09-13T05:23:00Z">
        <w:r w:rsidRPr="00EA245D" w:rsidDel="008E514A">
          <w:rPr>
            <w:rFonts w:ascii="Times New Roman" w:hAnsi="Times New Roman" w:cs="Times New Roman"/>
          </w:rPr>
          <w:delText xml:space="preserve">This </w:delText>
        </w:r>
      </w:del>
      <w:ins w:id="81" w:author="Christopher Friesen" w:date="2024-09-13T15:23:00Z" w16du:dateUtc="2024-09-13T05:23:00Z">
        <w:r w:rsidR="008E514A" w:rsidRPr="00EA245D">
          <w:rPr>
            <w:rFonts w:ascii="Times New Roman" w:hAnsi="Times New Roman" w:cs="Times New Roman"/>
          </w:rPr>
          <w:t>Th</w:t>
        </w:r>
        <w:r w:rsidR="008E514A">
          <w:rPr>
            <w:rFonts w:ascii="Times New Roman" w:hAnsi="Times New Roman" w:cs="Times New Roman"/>
          </w:rPr>
          <w:t>ese</w:t>
        </w:r>
        <w:r w:rsidR="008E514A" w:rsidRPr="00EA245D">
          <w:rPr>
            <w:rFonts w:ascii="Times New Roman" w:hAnsi="Times New Roman" w:cs="Times New Roman"/>
          </w:rPr>
          <w:t xml:space="preserve"> </w:t>
        </w:r>
      </w:ins>
      <w:r w:rsidRPr="00EA245D">
        <w:rPr>
          <w:rFonts w:ascii="Times New Roman" w:hAnsi="Times New Roman" w:cs="Times New Roman"/>
        </w:rPr>
        <w:t>temperatures represent the upper and lower limit of the natural incubation temperatures (</w:t>
      </w:r>
      <w:hyperlink w:anchor="ref-qualls2000post">
        <w:r w:rsidR="005F6DB9" w:rsidRPr="00EA245D">
          <w:rPr>
            <w:rStyle w:val="Hyperlink"/>
            <w:rFonts w:ascii="Times New Roman" w:hAnsi="Times New Roman" w:cs="Times New Roman"/>
          </w:rPr>
          <w:t>Qualls and Shine 2000</w:t>
        </w:r>
      </w:hyperlink>
      <w:r w:rsidRPr="00EA245D">
        <w:rPr>
          <w:rFonts w:ascii="Times New Roman" w:hAnsi="Times New Roman" w:cs="Times New Roman"/>
        </w:rPr>
        <w:t xml:space="preserve">). The number of eggs per clutch assigned to each hormone and temperature treatment </w:t>
      </w:r>
      <w:del w:id="82" w:author="Christopher Friesen" w:date="2024-09-13T15:23:00Z" w16du:dateUtc="2024-09-13T05:23:00Z">
        <w:r w:rsidRPr="00EA245D" w:rsidDel="008E514A">
          <w:rPr>
            <w:rFonts w:ascii="Times New Roman" w:hAnsi="Times New Roman" w:cs="Times New Roman"/>
          </w:rPr>
          <w:delText xml:space="preserve">were </w:delText>
        </w:r>
      </w:del>
      <w:ins w:id="83" w:author="Christopher Friesen" w:date="2024-09-13T15:23:00Z" w16du:dateUtc="2024-09-13T05:23:00Z">
        <w:r w:rsidR="008E514A" w:rsidRPr="00EA245D">
          <w:rPr>
            <w:rFonts w:ascii="Times New Roman" w:hAnsi="Times New Roman" w:cs="Times New Roman"/>
          </w:rPr>
          <w:t>w</w:t>
        </w:r>
        <w:r w:rsidR="008E514A">
          <w:rPr>
            <w:rFonts w:ascii="Times New Roman" w:hAnsi="Times New Roman" w:cs="Times New Roman"/>
          </w:rPr>
          <w:t>as</w:t>
        </w:r>
        <w:r w:rsidR="008E514A" w:rsidRPr="00EA245D">
          <w:rPr>
            <w:rFonts w:ascii="Times New Roman" w:hAnsi="Times New Roman" w:cs="Times New Roman"/>
          </w:rPr>
          <w:t xml:space="preserve"> </w:t>
        </w:r>
      </w:ins>
      <w:r w:rsidRPr="00EA245D">
        <w:rPr>
          <w:rFonts w:ascii="Times New Roman" w:hAnsi="Times New Roman" w:cs="Times New Roman"/>
        </w:rPr>
        <w:t>counterbalanced in both species.</w:t>
      </w:r>
    </w:p>
    <w:p w14:paraId="4A0D1D29" w14:textId="77777777" w:rsidR="005F6DB9" w:rsidRPr="00EA245D" w:rsidRDefault="00000000" w:rsidP="00EA245D">
      <w:pPr>
        <w:pStyle w:val="Heading4"/>
        <w:spacing w:line="480" w:lineRule="auto"/>
        <w:rPr>
          <w:rFonts w:ascii="Times New Roman" w:hAnsi="Times New Roman" w:cs="Times New Roman"/>
        </w:rPr>
      </w:pPr>
      <w:bookmarkStart w:id="84" w:name="numerical-discrimination-task"/>
      <w:bookmarkEnd w:id="76"/>
      <w:r w:rsidRPr="00EA245D">
        <w:rPr>
          <w:rFonts w:ascii="Times New Roman" w:hAnsi="Times New Roman" w:cs="Times New Roman"/>
        </w:rPr>
        <w:t>Numerical discrimination task</w:t>
      </w:r>
    </w:p>
    <w:p w14:paraId="742490A6" w14:textId="7682980F"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Two weeks before starting the experimen phase (see below), lizards were moved to the experimental arena for acclimatation. The arenas were individual </w:t>
      </w:r>
      <w:del w:id="85" w:author="Christopher Friesen" w:date="2024-09-13T15:23:00Z" w16du:dateUtc="2024-09-13T05:23:00Z">
        <w:r w:rsidRPr="00EA245D" w:rsidDel="008E514A">
          <w:rPr>
            <w:rFonts w:ascii="Times New Roman" w:hAnsi="Times New Roman" w:cs="Times New Roman"/>
          </w:rPr>
          <w:delText xml:space="preserve">medium </w:delText>
        </w:r>
      </w:del>
      <w:ins w:id="86" w:author="Christopher Friesen" w:date="2024-09-13T15:23:00Z" w16du:dateUtc="2024-09-13T05:23:00Z">
        <w:r w:rsidR="008E514A" w:rsidRPr="00EA245D">
          <w:rPr>
            <w:rFonts w:ascii="Times New Roman" w:hAnsi="Times New Roman" w:cs="Times New Roman"/>
          </w:rPr>
          <w:t>medium</w:t>
        </w:r>
        <w:r w:rsidR="008E514A">
          <w:rPr>
            <w:rFonts w:ascii="Times New Roman" w:hAnsi="Times New Roman" w:cs="Times New Roman"/>
          </w:rPr>
          <w:t>-</w:t>
        </w:r>
      </w:ins>
      <w:r w:rsidRPr="00EA245D">
        <w:rPr>
          <w:rFonts w:ascii="Times New Roman" w:hAnsi="Times New Roman" w:cs="Times New Roman"/>
        </w:rPr>
        <w:t xml:space="preserve">size (41 L x 29.7 W x </w:t>
      </w:r>
      <w:r w:rsidRPr="00EA245D">
        <w:rPr>
          <w:rFonts w:ascii="Times New Roman" w:hAnsi="Times New Roman" w:cs="Times New Roman"/>
        </w:rPr>
        <w:lastRenderedPageBreak/>
        <w:t xml:space="preserve">22 H cm) plastic containers provided with a shelter (9 L x 6 W x 1.5 H cm) on one of the extremes and a water dish </w:t>
      </w:r>
      <w:del w:id="87" w:author="Christopher Friesen" w:date="2024-09-13T15:23:00Z" w16du:dateUtc="2024-09-13T05:23:00Z">
        <w:r w:rsidRPr="00EA245D" w:rsidDel="008E514A">
          <w:rPr>
            <w:rFonts w:ascii="Times New Roman" w:hAnsi="Times New Roman" w:cs="Times New Roman"/>
          </w:rPr>
          <w:delText xml:space="preserve">on </w:delText>
        </w:r>
      </w:del>
      <w:ins w:id="88" w:author="Christopher Friesen" w:date="2024-09-13T15:23:00Z" w16du:dateUtc="2024-09-13T05:23:00Z">
        <w:r w:rsidR="008E514A">
          <w:rPr>
            <w:rFonts w:ascii="Times New Roman" w:hAnsi="Times New Roman" w:cs="Times New Roman"/>
          </w:rPr>
          <w:t>i</w:t>
        </w:r>
        <w:r w:rsidR="008E514A" w:rsidRPr="00EA245D">
          <w:rPr>
            <w:rFonts w:ascii="Times New Roman" w:hAnsi="Times New Roman" w:cs="Times New Roman"/>
          </w:rPr>
          <w:t xml:space="preserve">n </w:t>
        </w:r>
      </w:ins>
      <w:r w:rsidRPr="00EA245D">
        <w:rPr>
          <w:rFonts w:ascii="Times New Roman" w:hAnsi="Times New Roman" w:cs="Times New Roman"/>
        </w:rPr>
        <w:t>the center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The new enclosures were placed in 7 different racks </w:t>
      </w:r>
      <w:del w:id="89" w:author="Christopher Friesen" w:date="2024-09-13T15:23:00Z" w16du:dateUtc="2024-09-13T05:23:00Z">
        <w:r w:rsidRPr="00EA245D" w:rsidDel="008E514A">
          <w:rPr>
            <w:rFonts w:ascii="Times New Roman" w:hAnsi="Times New Roman" w:cs="Times New Roman"/>
          </w:rPr>
          <w:delText>located in two different</w:delText>
        </w:r>
      </w:del>
      <w:ins w:id="90" w:author="Christopher Friesen" w:date="2024-09-13T15:23:00Z" w16du:dateUtc="2024-09-13T05:23:00Z">
        <w:r w:rsidR="008E514A">
          <w:rPr>
            <w:rFonts w:ascii="Times New Roman" w:hAnsi="Times New Roman" w:cs="Times New Roman"/>
          </w:rPr>
          <w:t>in two</w:t>
        </w:r>
      </w:ins>
      <w:r w:rsidRPr="00EA245D">
        <w:rPr>
          <w:rFonts w:ascii="Times New Roman" w:hAnsi="Times New Roman" w:cs="Times New Roman"/>
        </w:rPr>
        <w:t xml:space="preserve"> rooms. Each rack was associated </w:t>
      </w:r>
      <w:del w:id="91" w:author="Christopher Friesen" w:date="2024-09-13T15:23:00Z" w16du:dateUtc="2024-09-13T05:23:00Z">
        <w:r w:rsidRPr="00EA245D" w:rsidDel="008E514A">
          <w:rPr>
            <w:rFonts w:ascii="Times New Roman" w:hAnsi="Times New Roman" w:cs="Times New Roman"/>
          </w:rPr>
          <w:delText xml:space="preserve">to </w:delText>
        </w:r>
      </w:del>
      <w:ins w:id="92" w:author="Christopher Friesen" w:date="2024-09-13T15:23:00Z" w16du:dateUtc="2024-09-13T05:23:00Z">
        <w:r w:rsidR="008E514A">
          <w:rPr>
            <w:rFonts w:ascii="Times New Roman" w:hAnsi="Times New Roman" w:cs="Times New Roman"/>
          </w:rPr>
          <w:t>with</w:t>
        </w:r>
        <w:r w:rsidR="008E514A" w:rsidRPr="00EA245D">
          <w:rPr>
            <w:rFonts w:ascii="Times New Roman" w:hAnsi="Times New Roman" w:cs="Times New Roman"/>
          </w:rPr>
          <w:t xml:space="preserve"> </w:t>
        </w:r>
      </w:ins>
      <w:r w:rsidRPr="00EA245D">
        <w:rPr>
          <w:rFonts w:ascii="Times New Roman" w:hAnsi="Times New Roman" w:cs="Times New Roman"/>
        </w:rPr>
        <w:t>its own CCTV system</w:t>
      </w:r>
      <w:del w:id="93" w:author="Christopher Friesen" w:date="2024-09-13T15:23:00Z" w16du:dateUtc="2024-09-13T05:23:00Z">
        <w:r w:rsidRPr="00EA245D" w:rsidDel="008E514A">
          <w:rPr>
            <w:rFonts w:ascii="Times New Roman" w:hAnsi="Times New Roman" w:cs="Times New Roman"/>
          </w:rPr>
          <w:delText>s</w:delText>
        </w:r>
      </w:del>
      <w:r w:rsidRPr="00EA245D">
        <w:rPr>
          <w:rFonts w:ascii="Times New Roman" w:hAnsi="Times New Roman" w:cs="Times New Roman"/>
        </w:rPr>
        <w:t xml:space="preserve"> (device model DVR-HP210475)</w:t>
      </w:r>
      <w:ins w:id="94" w:author="Christopher Friesen" w:date="2024-09-13T15:23:00Z" w16du:dateUtc="2024-09-13T05:23:00Z">
        <w:r w:rsidR="008E514A">
          <w:rPr>
            <w:rFonts w:ascii="Times New Roman" w:hAnsi="Times New Roman" w:cs="Times New Roman"/>
          </w:rPr>
          <w:t>,</w:t>
        </w:r>
      </w:ins>
      <w:r w:rsidRPr="00EA245D">
        <w:rPr>
          <w:rFonts w:ascii="Times New Roman" w:hAnsi="Times New Roman" w:cs="Times New Roman"/>
        </w:rPr>
        <w:t xml:space="preserve"> allowing us to record lizards’ behaviour during the experiment. The number of lizards per species and treatment in each rack was counterbalanced to control for any effect of the room or the position of the lizard in the rack. During acclimatation and throughout the experiment, lizards were fed with only one cricket </w:t>
      </w:r>
      <w:del w:id="95" w:author="Christopher Friesen" w:date="2024-09-13T15:23:00Z" w16du:dateUtc="2024-09-13T05:23:00Z">
        <w:r w:rsidRPr="00EA245D" w:rsidDel="008E514A">
          <w:rPr>
            <w:rFonts w:ascii="Times New Roman" w:hAnsi="Times New Roman" w:cs="Times New Roman"/>
          </w:rPr>
          <w:delText>per da</w:delText>
        </w:r>
      </w:del>
      <w:ins w:id="96" w:author="Christopher Friesen" w:date="2024-09-13T15:23:00Z" w16du:dateUtc="2024-09-13T05:23:00Z">
        <w:r w:rsidR="008E514A">
          <w:rPr>
            <w:rFonts w:ascii="Times New Roman" w:hAnsi="Times New Roman" w:cs="Times New Roman"/>
          </w:rPr>
          <w:t>dail</w:t>
        </w:r>
      </w:ins>
      <w:r w:rsidRPr="00EA245D">
        <w:rPr>
          <w:rFonts w:ascii="Times New Roman" w:hAnsi="Times New Roman" w:cs="Times New Roman"/>
        </w:rPr>
        <w:t>y</w:t>
      </w:r>
      <w:ins w:id="97" w:author="Christopher Friesen" w:date="2024-09-13T15:24:00Z" w16du:dateUtc="2024-09-13T05:24:00Z">
        <w:r w:rsidR="008E514A">
          <w:rPr>
            <w:rFonts w:ascii="Times New Roman" w:hAnsi="Times New Roman" w:cs="Times New Roman"/>
          </w:rPr>
          <w:t>,</w:t>
        </w:r>
      </w:ins>
      <w:r w:rsidRPr="00EA245D">
        <w:rPr>
          <w:rFonts w:ascii="Times New Roman" w:hAnsi="Times New Roman" w:cs="Times New Roman"/>
        </w:rPr>
        <w:t xml:space="preserve"> dusted with calcium and multivitamin</w:t>
      </w:r>
      <w:ins w:id="98" w:author="Christopher Friesen" w:date="2024-09-13T15:24:00Z" w16du:dateUtc="2024-09-13T05:24:00Z">
        <w:r w:rsidR="008E514A">
          <w:rPr>
            <w:rFonts w:ascii="Times New Roman" w:hAnsi="Times New Roman" w:cs="Times New Roman"/>
          </w:rPr>
          <w:t>s</w:t>
        </w:r>
      </w:ins>
      <w:r w:rsidRPr="00EA245D">
        <w:rPr>
          <w:rFonts w:ascii="Times New Roman" w:hAnsi="Times New Roman" w:cs="Times New Roman"/>
        </w:rPr>
        <w:t xml:space="preserve"> (see protocol below), and water was supplied </w:t>
      </w:r>
      <w:r w:rsidRPr="00EA245D">
        <w:rPr>
          <w:rFonts w:ascii="Times New Roman" w:hAnsi="Times New Roman" w:cs="Times New Roman"/>
          <w:i/>
          <w:iCs/>
        </w:rPr>
        <w:t>ad libitum</w:t>
      </w:r>
      <w:r w:rsidRPr="00EA245D">
        <w:rPr>
          <w:rFonts w:ascii="Times New Roman" w:hAnsi="Times New Roman" w:cs="Times New Roman"/>
        </w:rPr>
        <w:t xml:space="preserve">. The temperature of both rooms was set to between 22-24ºC, but we also provided a temperature gradient </w:t>
      </w:r>
      <w:del w:id="99" w:author="Christopher Friesen" w:date="2024-09-13T15:24:00Z" w16du:dateUtc="2024-09-13T05:24:00Z">
        <w:r w:rsidRPr="00EA245D" w:rsidDel="008E514A">
          <w:rPr>
            <w:rFonts w:ascii="Times New Roman" w:hAnsi="Times New Roman" w:cs="Times New Roman"/>
          </w:rPr>
          <w:delText>by means of</w:delText>
        </w:r>
      </w:del>
      <w:ins w:id="100" w:author="Christopher Friesen" w:date="2024-09-13T15:24:00Z" w16du:dateUtc="2024-09-13T05:24:00Z">
        <w:r w:rsidR="008E514A">
          <w:rPr>
            <w:rFonts w:ascii="Times New Roman" w:hAnsi="Times New Roman" w:cs="Times New Roman"/>
          </w:rPr>
          <w:t>using</w:t>
        </w:r>
      </w:ins>
      <w:r w:rsidRPr="00EA245D">
        <w:rPr>
          <w:rFonts w:ascii="Times New Roman" w:hAnsi="Times New Roman" w:cs="Times New Roman"/>
        </w:rPr>
        <w:t xml:space="preserve"> a heat cord along the center of the arena</w:t>
      </w:r>
      <w:del w:id="101" w:author="Christopher Friesen" w:date="2024-09-13T15:24:00Z" w16du:dateUtc="2024-09-13T05:24:00Z">
        <w:r w:rsidRPr="00EA245D" w:rsidDel="008E514A">
          <w:rPr>
            <w:rFonts w:ascii="Times New Roman" w:hAnsi="Times New Roman" w:cs="Times New Roman"/>
          </w:rPr>
          <w:delText>,</w:delText>
        </w:r>
      </w:del>
      <w:r w:rsidRPr="00EA245D">
        <w:rPr>
          <w:rFonts w:ascii="Times New Roman" w:hAnsi="Times New Roman" w:cs="Times New Roman"/>
        </w:rPr>
        <w:t xml:space="preserve"> and heat lamps in a 12 h light: 12 h dark cycle.</w:t>
      </w:r>
    </w:p>
    <w:p w14:paraId="39CE1994" w14:textId="40701DD9"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The numerical discrimination test consisted in a series of two-choice trials where lizards where presented with different number of food items. Each choice was placed </w:t>
      </w:r>
      <w:del w:id="102" w:author="Christopher Friesen" w:date="2024-09-13T15:24:00Z" w16du:dateUtc="2024-09-13T05:24:00Z">
        <w:r w:rsidRPr="00EA245D" w:rsidDel="008E514A">
          <w:rPr>
            <w:rFonts w:ascii="Times New Roman" w:hAnsi="Times New Roman" w:cs="Times New Roman"/>
          </w:rPr>
          <w:delText xml:space="preserve">in </w:delText>
        </w:r>
      </w:del>
      <w:ins w:id="103" w:author="Christopher Friesen" w:date="2024-09-13T15:24:00Z" w16du:dateUtc="2024-09-13T05:24:00Z">
        <w:r w:rsidR="008E514A">
          <w:rPr>
            <w:rFonts w:ascii="Times New Roman" w:hAnsi="Times New Roman" w:cs="Times New Roman"/>
          </w:rPr>
          <w:t>o</w:t>
        </w:r>
        <w:r w:rsidR="008E514A" w:rsidRPr="00EA245D">
          <w:rPr>
            <w:rFonts w:ascii="Times New Roman" w:hAnsi="Times New Roman" w:cs="Times New Roman"/>
          </w:rPr>
          <w:t xml:space="preserve">n </w:t>
        </w:r>
      </w:ins>
      <w:r w:rsidRPr="00EA245D">
        <w:rPr>
          <w:rFonts w:ascii="Times New Roman" w:hAnsi="Times New Roman" w:cs="Times New Roman"/>
        </w:rPr>
        <w:t xml:space="preserve">one of two sides of a white 3D printed platform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C) and then covered with a transparent Petri dish to prevent the lizard from obtaining the food. We performed five tests that differed in the ratio between both choices: 1 VS 4, 1 VS 3, 2 VS 4, 2 VS 3, 3 VS 4. We never used more than four items because higher numbers are considered to be represented by a different system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cantlon2009beyond">
        <w:r w:rsidR="005F6DB9" w:rsidRPr="00EA245D">
          <w:rPr>
            <w:rStyle w:val="Hyperlink"/>
            <w:rFonts w:ascii="Times New Roman" w:hAnsi="Times New Roman" w:cs="Times New Roman"/>
          </w:rPr>
          <w:t>Cantlon et al. 2009</w:t>
        </w:r>
      </w:hyperlink>
      <w:r w:rsidRPr="00EA245D">
        <w:rPr>
          <w:rFonts w:ascii="Times New Roman" w:hAnsi="Times New Roman" w:cs="Times New Roman"/>
        </w:rPr>
        <w:t xml:space="preserve">; </w:t>
      </w:r>
      <w:hyperlink w:anchor="ref-hyde2011two">
        <w:r w:rsidR="005F6DB9" w:rsidRPr="00EA245D">
          <w:rPr>
            <w:rStyle w:val="Hyperlink"/>
            <w:rFonts w:ascii="Times New Roman" w:hAnsi="Times New Roman" w:cs="Times New Roman"/>
          </w:rPr>
          <w:t>Hyde 2011</w:t>
        </w:r>
      </w:hyperlink>
      <w:r w:rsidRPr="00EA245D">
        <w:rPr>
          <w:rFonts w:ascii="Times New Roman" w:hAnsi="Times New Roman" w:cs="Times New Roman"/>
        </w:rPr>
        <w:t xml:space="preserve">). The food consisted </w:t>
      </w:r>
      <w:del w:id="104" w:author="Christopher Friesen" w:date="2024-09-13T15:24:00Z" w16du:dateUtc="2024-09-13T05:24:00Z">
        <w:r w:rsidRPr="00EA245D" w:rsidDel="008E514A">
          <w:rPr>
            <w:rFonts w:ascii="Times New Roman" w:hAnsi="Times New Roman" w:cs="Times New Roman"/>
          </w:rPr>
          <w:delText>in frozen small crickets (</w:delText>
        </w:r>
        <w:r w:rsidRPr="00EA245D" w:rsidDel="008E514A">
          <w:rPr>
            <w:rFonts w:ascii="Times New Roman" w:hAnsi="Times New Roman" w:cs="Times New Roman"/>
            <w:i/>
            <w:iCs/>
          </w:rPr>
          <w:delText>A. domestica</w:delText>
        </w:r>
        <w:r w:rsidRPr="00EA245D" w:rsidDel="008E514A">
          <w:rPr>
            <w:rFonts w:ascii="Times New Roman" w:hAnsi="Times New Roman" w:cs="Times New Roman"/>
          </w:rPr>
          <w:delText>) that were</w:delText>
        </w:r>
      </w:del>
      <w:ins w:id="105" w:author="Christopher Friesen" w:date="2024-09-13T15:24:00Z" w16du:dateUtc="2024-09-13T05:24:00Z">
        <w:r w:rsidR="008E514A">
          <w:rPr>
            <w:rFonts w:ascii="Times New Roman" w:hAnsi="Times New Roman" w:cs="Times New Roman"/>
          </w:rPr>
          <w:t>of frozen small crickets (A. domestica)</w:t>
        </w:r>
      </w:ins>
      <w:r w:rsidRPr="00EA245D">
        <w:rPr>
          <w:rFonts w:ascii="Times New Roman" w:hAnsi="Times New Roman" w:cs="Times New Roman"/>
        </w:rPr>
        <w:t xml:space="preserve"> thawed and dusted with calcium and multivitamin</w:t>
      </w:r>
      <w:ins w:id="106" w:author="Christopher Friesen" w:date="2024-09-13T15:24:00Z" w16du:dateUtc="2024-09-13T05:24:00Z">
        <w:r w:rsidR="008E514A">
          <w:rPr>
            <w:rFonts w:ascii="Times New Roman" w:hAnsi="Times New Roman" w:cs="Times New Roman"/>
          </w:rPr>
          <w:t>s</w:t>
        </w:r>
      </w:ins>
      <w:r w:rsidRPr="00EA245D">
        <w:rPr>
          <w:rFonts w:ascii="Times New Roman" w:hAnsi="Times New Roman" w:cs="Times New Roman"/>
        </w:rPr>
        <w:t xml:space="preserve">. We decided to use frozen crickets to avoid movement </w:t>
      </w:r>
      <w:del w:id="107" w:author="Christopher Friesen" w:date="2024-09-13T15:25:00Z" w16du:dateUtc="2024-09-13T05:25:00Z">
        <w:r w:rsidRPr="00EA245D" w:rsidDel="008E514A">
          <w:rPr>
            <w:rFonts w:ascii="Times New Roman" w:hAnsi="Times New Roman" w:cs="Times New Roman"/>
          </w:rPr>
          <w:delText xml:space="preserve">to </w:delText>
        </w:r>
      </w:del>
      <w:ins w:id="108" w:author="Christopher Friesen" w:date="2024-09-13T15:25:00Z" w16du:dateUtc="2024-09-13T05:25:00Z">
        <w:r w:rsidR="008E514A" w:rsidRPr="00EA245D">
          <w:rPr>
            <w:rFonts w:ascii="Times New Roman" w:hAnsi="Times New Roman" w:cs="Times New Roman"/>
          </w:rPr>
          <w:t>t</w:t>
        </w:r>
        <w:r w:rsidR="008E514A">
          <w:rPr>
            <w:rFonts w:ascii="Times New Roman" w:hAnsi="Times New Roman" w:cs="Times New Roman"/>
          </w:rPr>
          <w:t>hat would</w:t>
        </w:r>
        <w:r w:rsidR="008E514A" w:rsidRPr="00EA245D">
          <w:rPr>
            <w:rFonts w:ascii="Times New Roman" w:hAnsi="Times New Roman" w:cs="Times New Roman"/>
          </w:rPr>
          <w:t xml:space="preserve"> </w:t>
        </w:r>
      </w:ins>
      <w:r w:rsidRPr="00EA245D">
        <w:rPr>
          <w:rFonts w:ascii="Times New Roman" w:hAnsi="Times New Roman" w:cs="Times New Roman"/>
        </w:rPr>
        <w:t xml:space="preserve">affect lizards’ </w:t>
      </w:r>
      <w:proofErr w:type="spellStart"/>
      <w:r w:rsidRPr="00EA245D">
        <w:rPr>
          <w:rFonts w:ascii="Times New Roman" w:hAnsi="Times New Roman" w:cs="Times New Roman"/>
        </w:rPr>
        <w:t>behaviour</w:t>
      </w:r>
      <w:proofErr w:type="spellEnd"/>
      <w:r w:rsidRPr="00EA245D">
        <w:rPr>
          <w:rFonts w:ascii="Times New Roman" w:hAnsi="Times New Roman" w:cs="Times New Roman"/>
        </w:rPr>
        <w:t xml:space="preserve">. Lizards were fed frozen crickets during one month before the beginning of the experiments for habituation to frozen prey. Two weeks before the experiments, to habituate lizards to the platform and the Petri dish, the frozen cricket </w:t>
      </w:r>
      <w:del w:id="109" w:author="Christopher Friesen" w:date="2024-09-13T15:25:00Z" w16du:dateUtc="2024-09-13T05:25:00Z">
        <w:r w:rsidRPr="00EA245D" w:rsidDel="008E514A">
          <w:rPr>
            <w:rFonts w:ascii="Times New Roman" w:hAnsi="Times New Roman" w:cs="Times New Roman"/>
          </w:rPr>
          <w:delText xml:space="preserve">that </w:delText>
        </w:r>
      </w:del>
      <w:r w:rsidRPr="00EA245D">
        <w:rPr>
          <w:rFonts w:ascii="Times New Roman" w:hAnsi="Times New Roman" w:cs="Times New Roman"/>
        </w:rPr>
        <w:t xml:space="preserve">was placed on top of the Petri dish </w:t>
      </w:r>
      <w:del w:id="110" w:author="Christopher Friesen" w:date="2024-09-13T15:25:00Z" w16du:dateUtc="2024-09-13T05:25:00Z">
        <w:r w:rsidRPr="00EA245D" w:rsidDel="008E514A">
          <w:rPr>
            <w:rFonts w:ascii="Times New Roman" w:hAnsi="Times New Roman" w:cs="Times New Roman"/>
          </w:rPr>
          <w:delText xml:space="preserve">in </w:delText>
        </w:r>
      </w:del>
      <w:ins w:id="111" w:author="Christopher Friesen" w:date="2024-09-13T15:25:00Z" w16du:dateUtc="2024-09-13T05:25:00Z">
        <w:r w:rsidR="008E514A">
          <w:rPr>
            <w:rFonts w:ascii="Times New Roman" w:hAnsi="Times New Roman" w:cs="Times New Roman"/>
          </w:rPr>
          <w:t>o</w:t>
        </w:r>
        <w:r w:rsidR="008E514A" w:rsidRPr="00EA245D">
          <w:rPr>
            <w:rFonts w:ascii="Times New Roman" w:hAnsi="Times New Roman" w:cs="Times New Roman"/>
          </w:rPr>
          <w:t xml:space="preserve">n </w:t>
        </w:r>
      </w:ins>
      <w:r w:rsidRPr="00EA245D">
        <w:rPr>
          <w:rFonts w:ascii="Times New Roman" w:hAnsi="Times New Roman" w:cs="Times New Roman"/>
        </w:rPr>
        <w:t xml:space="preserve">one of the sides of the platform, simulating the conditions of the experiment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The side where the food was placed was changed </w:t>
      </w:r>
      <w:r w:rsidRPr="00EA245D">
        <w:rPr>
          <w:rFonts w:ascii="Times New Roman" w:hAnsi="Times New Roman" w:cs="Times New Roman"/>
        </w:rPr>
        <w:lastRenderedPageBreak/>
        <w:t xml:space="preserve">every day to avoid any side bias during the trials. However, to further control for that, the side where we placed the higher number of crickets was randomised between trials and individuals. We also counterbalanced the </w:t>
      </w:r>
      <w:del w:id="112" w:author="Christopher Friesen" w:date="2024-09-13T15:25:00Z" w16du:dateUtc="2024-09-13T05:25:00Z">
        <w:r w:rsidRPr="00EA245D" w:rsidDel="008E514A">
          <w:rPr>
            <w:rFonts w:ascii="Times New Roman" w:hAnsi="Times New Roman" w:cs="Times New Roman"/>
          </w:rPr>
          <w:delText xml:space="preserve">amount </w:delText>
        </w:r>
      </w:del>
      <w:ins w:id="113" w:author="Christopher Friesen" w:date="2024-09-13T15:25:00Z" w16du:dateUtc="2024-09-13T05:25:00Z">
        <w:r w:rsidR="008E514A">
          <w:rPr>
            <w:rFonts w:ascii="Times New Roman" w:hAnsi="Times New Roman" w:cs="Times New Roman"/>
          </w:rPr>
          <w:t>number</w:t>
        </w:r>
        <w:r w:rsidR="008E514A" w:rsidRPr="00EA245D">
          <w:rPr>
            <w:rFonts w:ascii="Times New Roman" w:hAnsi="Times New Roman" w:cs="Times New Roman"/>
          </w:rPr>
          <w:t xml:space="preserve"> </w:t>
        </w:r>
      </w:ins>
      <w:r w:rsidRPr="00EA245D">
        <w:rPr>
          <w:rFonts w:ascii="Times New Roman" w:hAnsi="Times New Roman" w:cs="Times New Roman"/>
        </w:rPr>
        <w:t>of individuals per treatment tested in the same type of trial each day. The crickets used during the experiment were all the same size, but to control for other quantitative traits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we changed the orientation of the crickets as shown in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D. In addition, after the experiments, we </w:t>
      </w:r>
      <w:del w:id="114" w:author="Christopher Friesen" w:date="2024-09-13T15:26:00Z" w16du:dateUtc="2024-09-13T05:26:00Z">
        <w:r w:rsidRPr="00EA245D" w:rsidDel="008E514A">
          <w:rPr>
            <w:rFonts w:ascii="Times New Roman" w:hAnsi="Times New Roman" w:cs="Times New Roman"/>
          </w:rPr>
          <w:delText>made another set of trials to test whether the orientation of the crickets could affect lizards’ choice, but we found no effect of</w:delText>
        </w:r>
      </w:del>
      <w:ins w:id="115" w:author="Christopher Friesen" w:date="2024-09-13T15:26:00Z" w16du:dateUtc="2024-09-13T05:26:00Z">
        <w:r w:rsidR="008E514A">
          <w:rPr>
            <w:rFonts w:ascii="Times New Roman" w:hAnsi="Times New Roman" w:cs="Times New Roman"/>
          </w:rPr>
          <w:t>conducted another set of trials to test whether the orientation of the crickets could affect lizards’ choice, but we found no effect on</w:t>
        </w:r>
      </w:ins>
      <w:r w:rsidRPr="00EA245D">
        <w:rPr>
          <w:rFonts w:ascii="Times New Roman" w:hAnsi="Times New Roman" w:cs="Times New Roman"/>
        </w:rPr>
        <w:t xml:space="preserve"> orientation (see Supplementary Material - Prey orientation test).</w:t>
      </w:r>
    </w:p>
    <w:p w14:paraId="32B8248C" w14:textId="0CB800F2"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All tests were done between 10 and </w:t>
      </w:r>
      <w:del w:id="116" w:author="Christopher Friesen" w:date="2024-09-13T15:26:00Z" w16du:dateUtc="2024-09-13T05:26:00Z">
        <w:r w:rsidRPr="00EA245D" w:rsidDel="008E514A">
          <w:rPr>
            <w:rFonts w:ascii="Times New Roman" w:hAnsi="Times New Roman" w:cs="Times New Roman"/>
          </w:rPr>
          <w:delText>12 in the morning</w:delText>
        </w:r>
      </w:del>
      <w:ins w:id="117" w:author="Christopher Friesen" w:date="2024-09-13T15:26:00Z" w16du:dateUtc="2024-09-13T05:26:00Z">
        <w:r w:rsidR="008E514A">
          <w:rPr>
            <w:rFonts w:ascii="Times New Roman" w:hAnsi="Times New Roman" w:cs="Times New Roman"/>
          </w:rPr>
          <w:t>noon</w:t>
        </w:r>
      </w:ins>
      <w:r w:rsidRPr="00EA245D">
        <w:rPr>
          <w:rFonts w:ascii="Times New Roman" w:hAnsi="Times New Roman" w:cs="Times New Roman"/>
        </w:rPr>
        <w:t xml:space="preserve"> when the lizards were most active. Each trial was performed daily for five days</w:t>
      </w:r>
      <w:del w:id="118" w:author="Christopher Friesen" w:date="2024-09-13T15:26:00Z" w16du:dateUtc="2024-09-13T05:26:00Z">
        <w:r w:rsidRPr="00EA245D" w:rsidDel="008E514A">
          <w:rPr>
            <w:rFonts w:ascii="Times New Roman" w:hAnsi="Times New Roman" w:cs="Times New Roman"/>
          </w:rPr>
          <w:delText>,</w:delText>
        </w:r>
      </w:del>
      <w:r w:rsidRPr="00EA245D">
        <w:rPr>
          <w:rFonts w:ascii="Times New Roman" w:hAnsi="Times New Roman" w:cs="Times New Roman"/>
        </w:rPr>
        <w:t xml:space="preserve"> between the 17</w:t>
      </w:r>
      <w:r w:rsidRPr="00EA245D">
        <w:rPr>
          <w:rFonts w:ascii="Times New Roman" w:hAnsi="Times New Roman" w:cs="Times New Roman"/>
          <w:vertAlign w:val="superscript"/>
        </w:rPr>
        <w:t>th</w:t>
      </w:r>
      <w:r w:rsidRPr="00EA245D">
        <w:rPr>
          <w:rFonts w:ascii="Times New Roman" w:hAnsi="Times New Roman" w:cs="Times New Roman"/>
        </w:rPr>
        <w:t xml:space="preserve"> </w:t>
      </w:r>
      <w:del w:id="119" w:author="Christopher Friesen" w:date="2024-09-13T15:26:00Z" w16du:dateUtc="2024-09-13T05:26:00Z">
        <w:r w:rsidRPr="00EA245D" w:rsidDel="008E514A">
          <w:rPr>
            <w:rFonts w:ascii="Times New Roman" w:hAnsi="Times New Roman" w:cs="Times New Roman"/>
          </w:rPr>
          <w:delText>to the</w:delText>
        </w:r>
      </w:del>
      <w:ins w:id="120" w:author="Christopher Friesen" w:date="2024-09-13T15:26:00Z" w16du:dateUtc="2024-09-13T05:26:00Z">
        <w:r w:rsidR="008E514A">
          <w:rPr>
            <w:rFonts w:ascii="Times New Roman" w:hAnsi="Times New Roman" w:cs="Times New Roman"/>
          </w:rPr>
          <w:t>and</w:t>
        </w:r>
      </w:ins>
      <w:r w:rsidRPr="00EA245D">
        <w:rPr>
          <w:rFonts w:ascii="Times New Roman" w:hAnsi="Times New Roman" w:cs="Times New Roman"/>
        </w:rPr>
        <w:t xml:space="preserve"> 22</w:t>
      </w:r>
      <w:r w:rsidRPr="00EA245D">
        <w:rPr>
          <w:rFonts w:ascii="Times New Roman" w:hAnsi="Times New Roman" w:cs="Times New Roman"/>
          <w:vertAlign w:val="superscript"/>
        </w:rPr>
        <w:t>nd</w:t>
      </w:r>
      <w:r w:rsidRPr="00EA245D">
        <w:rPr>
          <w:rFonts w:ascii="Times New Roman" w:hAnsi="Times New Roman" w:cs="Times New Roman"/>
        </w:rPr>
        <w:t xml:space="preserve"> of May 2024. We recorded three main variables: i) Latency, defined as the time between the start of the test - when the platform was left in the enclosure - until the first interaction with one of the options; ii) First choice of the lizard, recorded as 1 if the lizard interacted first with the larger amount or 0 if not; and iii) Interest shown for the higher amount of food (detailed below). We considered that the lizard </w:t>
      </w:r>
      <w:del w:id="121" w:author="Christopher Friesen" w:date="2024-09-13T15:26:00Z" w16du:dateUtc="2024-09-13T05:26:00Z">
        <w:r w:rsidRPr="00EA245D" w:rsidDel="008E514A">
          <w:rPr>
            <w:rFonts w:ascii="Times New Roman" w:hAnsi="Times New Roman" w:cs="Times New Roman"/>
          </w:rPr>
          <w:delText>was interacting</w:delText>
        </w:r>
      </w:del>
      <w:ins w:id="122" w:author="Christopher Friesen" w:date="2024-09-13T15:26:00Z" w16du:dateUtc="2024-09-13T05:26:00Z">
        <w:r w:rsidR="008E514A">
          <w:rPr>
            <w:rFonts w:ascii="Times New Roman" w:hAnsi="Times New Roman" w:cs="Times New Roman"/>
          </w:rPr>
          <w:t>interacted</w:t>
        </w:r>
      </w:ins>
      <w:r w:rsidRPr="00EA245D">
        <w:rPr>
          <w:rFonts w:ascii="Times New Roman" w:hAnsi="Times New Roman" w:cs="Times New Roman"/>
        </w:rPr>
        <w:t xml:space="preserve">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by substracting the time interacting with the option with </w:t>
      </w:r>
      <w:del w:id="123" w:author="Christopher Friesen" w:date="2024-09-13T15:27:00Z" w16du:dateUtc="2024-09-13T05:27:00Z">
        <w:r w:rsidRPr="00EA245D" w:rsidDel="008E514A">
          <w:rPr>
            <w:rFonts w:ascii="Times New Roman" w:hAnsi="Times New Roman" w:cs="Times New Roman"/>
          </w:rPr>
          <w:delText xml:space="preserve">less </w:delText>
        </w:r>
      </w:del>
      <w:ins w:id="124" w:author="Christopher Friesen" w:date="2024-09-13T15:27:00Z" w16du:dateUtc="2024-09-13T05:27:00Z">
        <w:r w:rsidR="008E514A">
          <w:rPr>
            <w:rFonts w:ascii="Times New Roman" w:hAnsi="Times New Roman" w:cs="Times New Roman"/>
          </w:rPr>
          <w:t>fewer</w:t>
        </w:r>
        <w:r w:rsidR="008E514A" w:rsidRPr="00EA245D">
          <w:rPr>
            <w:rFonts w:ascii="Times New Roman" w:hAnsi="Times New Roman" w:cs="Times New Roman"/>
          </w:rPr>
          <w:t xml:space="preserve"> </w:t>
        </w:r>
      </w:ins>
      <w:r w:rsidRPr="00EA245D">
        <w:rPr>
          <w:rFonts w:ascii="Times New Roman" w:hAnsi="Times New Roman" w:cs="Times New Roman"/>
        </w:rPr>
        <w:t xml:space="preserve">crickets to the time spent interacting with the larger amount of food. If there was no interaction with one of the options during the test, we considered the time spent as 0 for that option. When there was no interaction with any of the choices, both Latency, First choice, and Interest were noted as NA. We also considered Interest as NA in </w:t>
      </w:r>
      <w:del w:id="125" w:author="Christopher Friesen" w:date="2024-09-13T15:27:00Z" w16du:dateUtc="2024-09-13T05:27:00Z">
        <w:r w:rsidRPr="00EA245D" w:rsidDel="008E514A">
          <w:rPr>
            <w:rFonts w:ascii="Times New Roman" w:hAnsi="Times New Roman" w:cs="Times New Roman"/>
          </w:rPr>
          <w:delText xml:space="preserve">some </w:delText>
        </w:r>
      </w:del>
      <w:ins w:id="126" w:author="Christopher Friesen" w:date="2024-09-13T15:27:00Z" w16du:dateUtc="2024-09-13T05:27:00Z">
        <w:r w:rsidR="008E514A">
          <w:rPr>
            <w:rFonts w:ascii="Times New Roman" w:hAnsi="Times New Roman" w:cs="Times New Roman"/>
          </w:rPr>
          <w:t>a</w:t>
        </w:r>
        <w:r w:rsidR="008E514A" w:rsidRPr="00EA245D">
          <w:rPr>
            <w:rFonts w:ascii="Times New Roman" w:hAnsi="Times New Roman" w:cs="Times New Roman"/>
          </w:rPr>
          <w:t xml:space="preserve"> </w:t>
        </w:r>
      </w:ins>
      <w:r w:rsidRPr="00EA245D">
        <w:rPr>
          <w:rFonts w:ascii="Times New Roman" w:hAnsi="Times New Roman" w:cs="Times New Roman"/>
        </w:rPr>
        <w:t xml:space="preserve">few cases where the </w:t>
      </w:r>
      <w:r w:rsidRPr="00EA245D">
        <w:rPr>
          <w:rFonts w:ascii="Times New Roman" w:hAnsi="Times New Roman" w:cs="Times New Roman"/>
        </w:rPr>
        <w:lastRenderedPageBreak/>
        <w:t>animals managed to lift the dish and eat the prey; Latency and First choice were recorded and employed in the analyses. We excluded from the analyses all the individuals that did not make any choice in three or more tests.</w:t>
      </w:r>
    </w:p>
    <w:tbl>
      <w:tblPr>
        <w:tblStyle w:val="Table"/>
        <w:tblW w:w="5000" w:type="pct"/>
        <w:tblLook w:val="0000" w:firstRow="0" w:lastRow="0" w:firstColumn="0" w:lastColumn="0" w:noHBand="0" w:noVBand="0"/>
      </w:tblPr>
      <w:tblGrid>
        <w:gridCol w:w="9576"/>
      </w:tblGrid>
      <w:tr w:rsidR="005F6DB9" w:rsidRPr="00EA245D" w14:paraId="5F79181E" w14:textId="77777777">
        <w:tc>
          <w:tcPr>
            <w:tcW w:w="0" w:type="auto"/>
          </w:tcPr>
          <w:p w14:paraId="5D5EEA45" w14:textId="77777777" w:rsidR="005F6DB9" w:rsidRPr="00EA245D" w:rsidRDefault="00000000">
            <w:pPr>
              <w:jc w:val="center"/>
              <w:rPr>
                <w:rFonts w:ascii="Times New Roman" w:hAnsi="Times New Roman" w:cs="Times New Roman"/>
              </w:rPr>
            </w:pPr>
            <w:bookmarkStart w:id="127" w:name="fig-Methods"/>
            <w:r w:rsidRPr="00EA245D">
              <w:rPr>
                <w:rFonts w:ascii="Times New Roman" w:hAnsi="Times New Roman" w:cs="Times New Roman"/>
                <w:noProof/>
              </w:rPr>
              <w:drawing>
                <wp:inline distT="0" distB="0" distL="0" distR="0" wp14:anchorId="238ACD07" wp14:editId="1EE8562B">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12"/>
                          <a:stretch>
                            <a:fillRect/>
                          </a:stretch>
                        </pic:blipFill>
                        <pic:spPr bwMode="auto">
                          <a:xfrm>
                            <a:off x="0" y="0"/>
                            <a:ext cx="5334000" cy="5559380"/>
                          </a:xfrm>
                          <a:prstGeom prst="rect">
                            <a:avLst/>
                          </a:prstGeom>
                          <a:noFill/>
                          <a:ln w="9525">
                            <a:noFill/>
                            <a:headEnd/>
                            <a:tailEnd/>
                          </a:ln>
                        </pic:spPr>
                      </pic:pic>
                    </a:graphicData>
                  </a:graphic>
                </wp:inline>
              </w:drawing>
            </w:r>
          </w:p>
          <w:p w14:paraId="1D4E49FC" w14:textId="77777777" w:rsidR="005F6DB9" w:rsidRPr="00EA245D" w:rsidRDefault="00000000" w:rsidP="00EA245D">
            <w:pPr>
              <w:pStyle w:val="ImageCaption"/>
              <w:spacing w:before="200" w:line="480" w:lineRule="auto"/>
              <w:rPr>
                <w:rFonts w:ascii="Times New Roman" w:hAnsi="Times New Roman" w:cs="Times New Roman"/>
              </w:rPr>
            </w:pPr>
            <w:r w:rsidRPr="00EA245D">
              <w:rPr>
                <w:rFonts w:ascii="Times New Roman" w:hAnsi="Times New Roman" w:cs="Times New Roman"/>
              </w:rPr>
              <w:t>Fig 1— Experimental design of the study. Panel (</w:t>
            </w:r>
            <w:r w:rsidRPr="00EA245D">
              <w:rPr>
                <w:rFonts w:ascii="Times New Roman" w:hAnsi="Times New Roman" w:cs="Times New Roman"/>
                <w:b/>
                <w:bCs/>
              </w:rPr>
              <w:t>A</w:t>
            </w:r>
            <w:r w:rsidRPr="00EA245D">
              <w:rPr>
                <w:rFonts w:ascii="Times New Roman" w:hAnsi="Times New Roman" w:cs="Times New Roman"/>
              </w:rPr>
              <w:t>) shows the early environment manipulation procedures. (</w:t>
            </w:r>
            <w:r w:rsidRPr="00EA245D">
              <w:rPr>
                <w:rFonts w:ascii="Times New Roman" w:hAnsi="Times New Roman" w:cs="Times New Roman"/>
                <w:b/>
                <w:bCs/>
              </w:rPr>
              <w:t>B</w:t>
            </w:r>
            <w:r w:rsidRPr="00EA245D">
              <w:rPr>
                <w:rFonts w:ascii="Times New Roman" w:hAnsi="Times New Roman" w:cs="Times New Roman"/>
              </w:rPr>
              <w:t>) illustrates the arena where the tests were performed, while panel (</w:t>
            </w:r>
            <w:r w:rsidRPr="00EA245D">
              <w:rPr>
                <w:rFonts w:ascii="Times New Roman" w:hAnsi="Times New Roman" w:cs="Times New Roman"/>
                <w:b/>
                <w:bCs/>
              </w:rPr>
              <w:t>C</w:t>
            </w:r>
            <w:r w:rsidRPr="00EA245D">
              <w:rPr>
                <w:rFonts w:ascii="Times New Roman" w:hAnsi="Times New Roman" w:cs="Times New Roman"/>
              </w:rPr>
              <w:t>) indicates the measurements of the platform used for the experiments. Finally, panel (</w:t>
            </w:r>
            <w:r w:rsidRPr="00EA245D">
              <w:rPr>
                <w:rFonts w:ascii="Times New Roman" w:hAnsi="Times New Roman" w:cs="Times New Roman"/>
                <w:b/>
                <w:bCs/>
              </w:rPr>
              <w:t>D</w:t>
            </w:r>
            <w:r w:rsidRPr="00EA245D">
              <w:rPr>
                <w:rFonts w:ascii="Times New Roman" w:hAnsi="Times New Roman" w:cs="Times New Roman"/>
              </w:rPr>
              <w:t xml:space="preserve">) displays the types </w:t>
            </w:r>
            <w:r w:rsidRPr="00EA245D">
              <w:rPr>
                <w:rFonts w:ascii="Times New Roman" w:hAnsi="Times New Roman" w:cs="Times New Roman"/>
              </w:rPr>
              <w:lastRenderedPageBreak/>
              <w:t>of numerical tests used and the orientation of the crickets in each test.</w:t>
            </w:r>
          </w:p>
        </w:tc>
        <w:bookmarkEnd w:id="127"/>
      </w:tr>
    </w:tbl>
    <w:p w14:paraId="439F335B" w14:textId="77777777" w:rsidR="005F6DB9" w:rsidRPr="00EA245D" w:rsidRDefault="00000000" w:rsidP="00EA245D">
      <w:pPr>
        <w:pStyle w:val="Heading4"/>
        <w:spacing w:line="480" w:lineRule="auto"/>
        <w:rPr>
          <w:rFonts w:ascii="Times New Roman" w:hAnsi="Times New Roman" w:cs="Times New Roman"/>
        </w:rPr>
      </w:pPr>
      <w:bookmarkStart w:id="128" w:name="statistical-analyses"/>
      <w:bookmarkEnd w:id="84"/>
      <w:r w:rsidRPr="00EA245D">
        <w:rPr>
          <w:rFonts w:ascii="Times New Roman" w:hAnsi="Times New Roman" w:cs="Times New Roman"/>
        </w:rPr>
        <w:lastRenderedPageBreak/>
        <w:t>Statistical analyses</w:t>
      </w:r>
    </w:p>
    <w:p w14:paraId="4D81F895" w14:textId="3B3B3BB8"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In our analyses, we fitted a multivariate Bayesian multilevel model using the brm function from the </w:t>
      </w:r>
      <w:r w:rsidRPr="00EA245D">
        <w:rPr>
          <w:rFonts w:ascii="Times New Roman" w:hAnsi="Times New Roman" w:cs="Times New Roman"/>
          <w:i/>
          <w:iCs/>
        </w:rPr>
        <w:t>brms</w:t>
      </w:r>
      <w:r w:rsidRPr="00EA245D">
        <w:rPr>
          <w:rFonts w:ascii="Times New Roman" w:hAnsi="Times New Roman" w:cs="Times New Roman"/>
        </w:rPr>
        <w:t xml:space="preserve"> package (</w:t>
      </w:r>
      <w:hyperlink w:anchor="ref-burkner2017brms">
        <w:r w:rsidR="005F6DB9" w:rsidRPr="00EA245D">
          <w:rPr>
            <w:rStyle w:val="Hyperlink"/>
            <w:rFonts w:ascii="Times New Roman" w:hAnsi="Times New Roman" w:cs="Times New Roman"/>
          </w:rPr>
          <w:t>Bürkner 2017</w:t>
        </w:r>
      </w:hyperlink>
      <w:r w:rsidRPr="00EA245D">
        <w:rPr>
          <w:rFonts w:ascii="Times New Roman" w:hAnsi="Times New Roman" w:cs="Times New Roman"/>
        </w:rPr>
        <w:t>) in R extension (version 2.8.2) (</w:t>
      </w:r>
      <w:hyperlink w:anchor="ref-R">
        <w:r w:rsidR="005F6DB9" w:rsidRPr="00EA245D">
          <w:rPr>
            <w:rStyle w:val="Hyperlink"/>
            <w:rFonts w:ascii="Times New Roman" w:hAnsi="Times New Roman" w:cs="Times New Roman"/>
          </w:rPr>
          <w:t>R Core Team 2021</w:t>
        </w:r>
      </w:hyperlink>
      <w:r w:rsidRPr="00EA245D">
        <w:rPr>
          <w:rFonts w:ascii="Times New Roman" w:hAnsi="Times New Roman" w:cs="Times New Roman"/>
        </w:rPr>
        <w:t xml:space="preserve">). We ran four parallel MCMC chains of 4000 iterations with a warmup period of 1000 iterations. We modelled the three main recorded </w:t>
      </w:r>
      <w:proofErr w:type="spellStart"/>
      <w:r w:rsidRPr="00EA245D">
        <w:rPr>
          <w:rFonts w:ascii="Times New Roman" w:hAnsi="Times New Roman" w:cs="Times New Roman"/>
        </w:rPr>
        <w:t>behaviour</w:t>
      </w:r>
      <w:ins w:id="129" w:author="Christopher Friesen" w:date="2024-09-13T15:28:00Z" w16du:dateUtc="2024-09-13T05:28:00Z">
        <w:r w:rsidR="008E514A">
          <w:rPr>
            <w:rFonts w:ascii="Times New Roman" w:hAnsi="Times New Roman" w:cs="Times New Roman"/>
          </w:rPr>
          <w:t>s</w:t>
        </w:r>
      </w:ins>
      <w:proofErr w:type="spellEnd"/>
      <w:r w:rsidRPr="00EA245D">
        <w:rPr>
          <w:rFonts w:ascii="Times New Roman" w:hAnsi="Times New Roman" w:cs="Times New Roman"/>
        </w:rPr>
        <w:t>: Latency (log-transformed), Choice, and Interest (see above) as the response variables, and test (1 VS 4, 1 VS 3, 2 VS 4, 2 VS 3, 3 VS 4), hormone (CORT versus Control), incubation temperature (Cold versus Hot) and their interaction as fixed factors. We also included in our predictor</w:t>
      </w:r>
      <w:ins w:id="130" w:author="Christopher Friesen" w:date="2024-09-13T15:28:00Z" w16du:dateUtc="2024-09-13T05:28:00Z">
        <w:r w:rsidR="008E514A">
          <w:rPr>
            <w:rFonts w:ascii="Times New Roman" w:hAnsi="Times New Roman" w:cs="Times New Roman"/>
          </w:rPr>
          <w:t xml:space="preserve"> variables o</w:t>
        </w:r>
      </w:ins>
      <w:ins w:id="131" w:author="Christopher Friesen" w:date="2024-09-13T15:29:00Z" w16du:dateUtc="2024-09-13T05:29:00Z">
        <w:r w:rsidR="008E514A">
          <w:rPr>
            <w:rFonts w:ascii="Times New Roman" w:hAnsi="Times New Roman" w:cs="Times New Roman"/>
          </w:rPr>
          <w:t>f</w:t>
        </w:r>
      </w:ins>
      <w:del w:id="132" w:author="Christopher Friesen" w:date="2024-09-13T15:28:00Z" w16du:dateUtc="2024-09-13T05:28:00Z">
        <w:r w:rsidRPr="00EA245D" w:rsidDel="008E514A">
          <w:rPr>
            <w:rFonts w:ascii="Times New Roman" w:hAnsi="Times New Roman" w:cs="Times New Roman"/>
          </w:rPr>
          <w:delText>s</w:delText>
        </w:r>
      </w:del>
      <w:r w:rsidRPr="00EA245D">
        <w:rPr>
          <w:rFonts w:ascii="Times New Roman" w:hAnsi="Times New Roman" w:cs="Times New Roman"/>
        </w:rPr>
        <w:t xml:space="preserve"> sex, and age (centered to 0). We included lizard i</w:t>
      </w:r>
      <w:del w:id="133" w:author="Christopher Friesen" w:date="2024-09-13T15:29:00Z" w16du:dateUtc="2024-09-13T05:29:00Z">
        <w:r w:rsidRPr="00EA245D" w:rsidDel="008E514A">
          <w:rPr>
            <w:rFonts w:ascii="Times New Roman" w:hAnsi="Times New Roman" w:cs="Times New Roman"/>
          </w:rPr>
          <w:delText>n</w:delText>
        </w:r>
      </w:del>
      <w:r w:rsidRPr="00EA245D">
        <w:rPr>
          <w:rFonts w:ascii="Times New Roman" w:hAnsi="Times New Roman" w:cs="Times New Roman"/>
        </w:rPr>
        <w:t xml:space="preserve">dentity and clutch as random factors. We used the posterior distributions of parameters from these models to test for differences in the ability to discriminate between different number of crickets between treatments and species, for each of the numerical tests. We calculated the contrast between treatments for each test using </w:t>
      </w:r>
      <w:proofErr w:type="spellStart"/>
      <w:r w:rsidRPr="00EA245D">
        <w:rPr>
          <w:rFonts w:ascii="Times New Roman" w:hAnsi="Times New Roman" w:cs="Times New Roman"/>
        </w:rPr>
        <w:t>p</w:t>
      </w:r>
      <w:r w:rsidRPr="00EA245D">
        <w:rPr>
          <w:rFonts w:ascii="Times New Roman" w:hAnsi="Times New Roman" w:cs="Times New Roman"/>
          <w:vertAlign w:val="subscript"/>
        </w:rPr>
        <w:t>mcmc</w:t>
      </w:r>
      <w:proofErr w:type="spellEnd"/>
      <w:r w:rsidRPr="00EA245D">
        <w:rPr>
          <w:rFonts w:ascii="Times New Roman" w:hAnsi="Times New Roman" w:cs="Times New Roman"/>
        </w:rPr>
        <w:t xml:space="preserve"> values</w:t>
      </w:r>
      <w:del w:id="134" w:author="Christopher Friesen" w:date="2024-09-13T15:29:00Z" w16du:dateUtc="2024-09-13T05:29:00Z">
        <w:r w:rsidRPr="00EA245D" w:rsidDel="008E514A">
          <w:rPr>
            <w:rFonts w:ascii="Times New Roman" w:hAnsi="Times New Roman" w:cs="Times New Roman"/>
          </w:rPr>
          <w:delText>, and we also</w:delText>
        </w:r>
      </w:del>
      <w:ins w:id="135" w:author="Christopher Friesen" w:date="2024-09-13T15:29:00Z" w16du:dateUtc="2024-09-13T05:29:00Z">
        <w:r w:rsidR="008E514A">
          <w:rPr>
            <w:rFonts w:ascii="Times New Roman" w:hAnsi="Times New Roman" w:cs="Times New Roman"/>
          </w:rPr>
          <w:t xml:space="preserve"> and</w:t>
        </w:r>
      </w:ins>
      <w:r w:rsidRPr="00EA245D">
        <w:rPr>
          <w:rFonts w:ascii="Times New Roman" w:hAnsi="Times New Roman" w:cs="Times New Roman"/>
        </w:rPr>
        <w:t xml:space="preserve"> estimated whether predicted Choice and Interest differed from 0.5 or zero</w:t>
      </w:r>
      <w:ins w:id="136" w:author="Christopher Friesen" w:date="2024-09-13T15:29:00Z" w16du:dateUtc="2024-09-13T05:29:00Z">
        <w:r w:rsidR="008E514A">
          <w:rPr>
            <w:rFonts w:ascii="Times New Roman" w:hAnsi="Times New Roman" w:cs="Times New Roman"/>
          </w:rPr>
          <w:t>,</w:t>
        </w:r>
      </w:ins>
      <w:r w:rsidRPr="00EA245D">
        <w:rPr>
          <w:rFonts w:ascii="Times New Roman" w:hAnsi="Times New Roman" w:cs="Times New Roman"/>
        </w:rPr>
        <w:t xml:space="preserve"> respectively</w:t>
      </w:r>
      <w:ins w:id="137" w:author="Christopher Friesen" w:date="2024-09-13T15:29:00Z" w16du:dateUtc="2024-09-13T05:29:00Z">
        <w:r w:rsidR="008E514A">
          <w:rPr>
            <w:rFonts w:ascii="Times New Roman" w:hAnsi="Times New Roman" w:cs="Times New Roman"/>
          </w:rPr>
          <w:t>,</w:t>
        </w:r>
      </w:ins>
      <w:r w:rsidRPr="00EA245D">
        <w:rPr>
          <w:rFonts w:ascii="Times New Roman" w:hAnsi="Times New Roman" w:cs="Times New Roman"/>
        </w:rPr>
        <w:t xml:space="preserve"> using </w:t>
      </w:r>
      <w:proofErr w:type="spellStart"/>
      <w:r w:rsidRPr="00EA245D">
        <w:rPr>
          <w:rFonts w:ascii="Times New Roman" w:hAnsi="Times New Roman" w:cs="Times New Roman"/>
        </w:rPr>
        <w:t>p</w:t>
      </w:r>
      <w:r w:rsidRPr="00EA245D">
        <w:rPr>
          <w:rFonts w:ascii="Times New Roman" w:hAnsi="Times New Roman" w:cs="Times New Roman"/>
          <w:vertAlign w:val="subscript"/>
        </w:rPr>
        <w:t>mcmc</w:t>
      </w:r>
      <w:proofErr w:type="spellEnd"/>
      <w:r w:rsidRPr="00EA245D">
        <w:rPr>
          <w:rFonts w:ascii="Times New Roman" w:hAnsi="Times New Roman" w:cs="Times New Roman"/>
        </w:rPr>
        <w:t>. We considered statistical significance if p</w:t>
      </w:r>
      <w:r w:rsidRPr="00EA245D">
        <w:rPr>
          <w:rFonts w:ascii="Times New Roman" w:hAnsi="Times New Roman" w:cs="Times New Roman"/>
          <w:vertAlign w:val="subscript"/>
        </w:rPr>
        <w:t>mcmc</w:t>
      </w:r>
      <w:r w:rsidRPr="00EA245D">
        <w:rPr>
          <w:rFonts w:ascii="Times New Roman" w:hAnsi="Times New Roman" w:cs="Times New Roman"/>
        </w:rPr>
        <w:t xml:space="preserve"> &lt; 0.05.</w:t>
      </w:r>
    </w:p>
    <w:p w14:paraId="0E2A53C2" w14:textId="77777777" w:rsidR="005F6DB9" w:rsidRPr="00EA245D" w:rsidRDefault="00000000" w:rsidP="00EA245D">
      <w:pPr>
        <w:pStyle w:val="Heading4"/>
        <w:spacing w:line="480" w:lineRule="auto"/>
        <w:rPr>
          <w:rFonts w:ascii="Times New Roman" w:hAnsi="Times New Roman" w:cs="Times New Roman"/>
        </w:rPr>
      </w:pPr>
      <w:bookmarkStart w:id="138" w:name="ethical-note"/>
      <w:bookmarkEnd w:id="128"/>
      <w:r w:rsidRPr="00EA245D">
        <w:rPr>
          <w:rFonts w:ascii="Times New Roman" w:hAnsi="Times New Roman" w:cs="Times New Roman"/>
        </w:rPr>
        <w:t>Ethical note</w:t>
      </w:r>
    </w:p>
    <w:p w14:paraId="08DBF4F9" w14:textId="254731E2"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Subjects were collected from a breeding colony </w:t>
      </w:r>
      <w:ins w:id="139" w:author="Christopher Friesen" w:date="2024-09-13T15:30:00Z" w16du:dateUtc="2024-09-13T05:30:00Z">
        <w:r w:rsidR="008E514A">
          <w:rPr>
            <w:rFonts w:ascii="Times New Roman" w:hAnsi="Times New Roman" w:cs="Times New Roman"/>
          </w:rPr>
          <w:t xml:space="preserve">that had been </w:t>
        </w:r>
      </w:ins>
      <w:r w:rsidRPr="00EA245D">
        <w:rPr>
          <w:rFonts w:ascii="Times New Roman" w:hAnsi="Times New Roman" w:cs="Times New Roman"/>
        </w:rPr>
        <w:t xml:space="preserve">kept in the lab since 2019. All animals </w:t>
      </w:r>
      <w:del w:id="140" w:author="Christopher Friesen" w:date="2024-09-13T15:30:00Z" w16du:dateUtc="2024-09-13T05:30:00Z">
        <w:r w:rsidRPr="00EA245D" w:rsidDel="008E514A">
          <w:rPr>
            <w:rFonts w:ascii="Times New Roman" w:hAnsi="Times New Roman" w:cs="Times New Roman"/>
          </w:rPr>
          <w:delText xml:space="preserve">used </w:delText>
        </w:r>
      </w:del>
      <w:r w:rsidRPr="00EA245D">
        <w:rPr>
          <w:rFonts w:ascii="Times New Roman" w:hAnsi="Times New Roman" w:cs="Times New Roman"/>
        </w:rPr>
        <w:t xml:space="preserve">in this experiment were provided </w:t>
      </w:r>
      <w:del w:id="141" w:author="Christopher Friesen" w:date="2024-09-13T15:30:00Z" w16du:dateUtc="2024-09-13T05:30:00Z">
        <w:r w:rsidRPr="00EA245D" w:rsidDel="008E514A">
          <w:rPr>
            <w:rFonts w:ascii="Times New Roman" w:hAnsi="Times New Roman" w:cs="Times New Roman"/>
          </w:rPr>
          <w:delText>humane laboratory housing, with thermorregulation opportunity, light,</w:delText>
        </w:r>
      </w:del>
      <w:ins w:id="142" w:author="Christopher Friesen" w:date="2024-09-13T15:30:00Z" w16du:dateUtc="2024-09-13T05:30:00Z">
        <w:r w:rsidR="008E514A">
          <w:rPr>
            <w:rFonts w:ascii="Times New Roman" w:hAnsi="Times New Roman" w:cs="Times New Roman"/>
          </w:rPr>
          <w:t>humane laboratory housing, thermoregulation opportunities, and light</w:t>
        </w:r>
      </w:ins>
      <w:r w:rsidRPr="00EA245D">
        <w:rPr>
          <w:rFonts w:ascii="Times New Roman" w:hAnsi="Times New Roman" w:cs="Times New Roman"/>
        </w:rPr>
        <w:t xml:space="preserve"> and humidity conditions (see above for details). Lizards in the colony received five-seven crickets per individual three times a week</w:t>
      </w:r>
      <w:ins w:id="143" w:author="Christopher Friesen" w:date="2024-09-13T15:30:00Z" w16du:dateUtc="2024-09-13T05:30:00Z">
        <w:r w:rsidR="008E514A">
          <w:rPr>
            <w:rFonts w:ascii="Times New Roman" w:hAnsi="Times New Roman" w:cs="Times New Roman"/>
          </w:rPr>
          <w:t>,</w:t>
        </w:r>
      </w:ins>
      <w:r w:rsidRPr="00EA245D">
        <w:rPr>
          <w:rFonts w:ascii="Times New Roman" w:hAnsi="Times New Roman" w:cs="Times New Roman"/>
        </w:rPr>
        <w:t xml:space="preserve"> while the subjects in the experiment were fed once per day. All lizards were handled minimally to avoid stress. Experimental procedures and laboratory housing complied with Australian law and were </w:t>
      </w:r>
      <w:r w:rsidRPr="00EA245D">
        <w:rPr>
          <w:rFonts w:ascii="Times New Roman" w:hAnsi="Times New Roman" w:cs="Times New Roman"/>
        </w:rPr>
        <w:lastRenderedPageBreak/>
        <w:t>approved by the Australian National University Animal Experimentation Ethics Committee (A2022_33). Upon completion of experimental trials, lizards were kept in their enclosure and will be euthanized following standard humane procedures once they reach the human-ending point.</w:t>
      </w:r>
    </w:p>
    <w:p w14:paraId="7951B079" w14:textId="77777777" w:rsidR="005F6DB9" w:rsidRPr="00EA245D" w:rsidRDefault="00000000" w:rsidP="00EA245D">
      <w:pPr>
        <w:pStyle w:val="Heading2"/>
        <w:spacing w:line="480" w:lineRule="auto"/>
        <w:rPr>
          <w:rFonts w:ascii="Times New Roman" w:hAnsi="Times New Roman" w:cs="Times New Roman"/>
          <w:sz w:val="24"/>
          <w:szCs w:val="24"/>
        </w:rPr>
      </w:pPr>
      <w:bookmarkStart w:id="144" w:name="results"/>
      <w:bookmarkEnd w:id="59"/>
      <w:bookmarkEnd w:id="138"/>
      <w:r w:rsidRPr="00EA245D">
        <w:rPr>
          <w:rFonts w:ascii="Times New Roman" w:hAnsi="Times New Roman" w:cs="Times New Roman"/>
          <w:sz w:val="24"/>
          <w:szCs w:val="24"/>
        </w:rPr>
        <w:t>Results</w:t>
      </w:r>
    </w:p>
    <w:p w14:paraId="4DEBFEC1" w14:textId="4ED97039"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Our results showed an effect of sex and age on Latency (mean estimated effect of sex = -0.46, 95% CI = [-0.9, -0.02]; mean estimated effect of age = 0.06, 95% CI = [0.01, 0.11]; see Table S1 in Supplementary Material), where males and older </w:t>
      </w:r>
      <w:del w:id="145" w:author="Christopher Friesen" w:date="2024-09-13T15:31:00Z" w16du:dateUtc="2024-09-13T05:31:00Z">
        <w:r w:rsidRPr="00EA245D" w:rsidDel="008E514A">
          <w:rPr>
            <w:rFonts w:ascii="Times New Roman" w:hAnsi="Times New Roman" w:cs="Times New Roman"/>
          </w:rPr>
          <w:delText xml:space="preserve">individials </w:delText>
        </w:r>
      </w:del>
      <w:ins w:id="146" w:author="Christopher Friesen" w:date="2024-09-13T15:31:00Z" w16du:dateUtc="2024-09-13T05:31:00Z">
        <w:r w:rsidR="008E514A" w:rsidRPr="00EA245D">
          <w:rPr>
            <w:rFonts w:ascii="Times New Roman" w:hAnsi="Times New Roman" w:cs="Times New Roman"/>
          </w:rPr>
          <w:t>individ</w:t>
        </w:r>
        <w:r w:rsidR="008E514A">
          <w:rPr>
            <w:rFonts w:ascii="Times New Roman" w:hAnsi="Times New Roman" w:cs="Times New Roman"/>
          </w:rPr>
          <w:t>u</w:t>
        </w:r>
        <w:r w:rsidR="008E514A" w:rsidRPr="00EA245D">
          <w:rPr>
            <w:rFonts w:ascii="Times New Roman" w:hAnsi="Times New Roman" w:cs="Times New Roman"/>
          </w:rPr>
          <w:t xml:space="preserve">als </w:t>
        </w:r>
      </w:ins>
      <w:r w:rsidRPr="00EA245D">
        <w:rPr>
          <w:rFonts w:ascii="Times New Roman" w:hAnsi="Times New Roman" w:cs="Times New Roman"/>
        </w:rPr>
        <w:t xml:space="preserve">made, overall, faster decisions. However, we did not see such effects on Choice or Interest (see Table S1 in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xml:space="preserve"> and Table 1.</w:t>
      </w:r>
    </w:p>
    <w:tbl>
      <w:tblPr>
        <w:tblStyle w:val="Table"/>
        <w:tblW w:w="5000" w:type="pct"/>
        <w:tblLook w:val="0000" w:firstRow="0" w:lastRow="0" w:firstColumn="0" w:lastColumn="0" w:noHBand="0" w:noVBand="0"/>
      </w:tblPr>
      <w:tblGrid>
        <w:gridCol w:w="9576"/>
      </w:tblGrid>
      <w:tr w:rsidR="005F6DB9" w:rsidRPr="00EA245D" w14:paraId="578F79E2" w14:textId="77777777">
        <w:tc>
          <w:tcPr>
            <w:tcW w:w="0" w:type="auto"/>
          </w:tcPr>
          <w:p w14:paraId="7199020F" w14:textId="77777777" w:rsidR="005F6DB9" w:rsidRPr="00EA245D" w:rsidRDefault="00000000">
            <w:pPr>
              <w:jc w:val="center"/>
              <w:rPr>
                <w:rFonts w:ascii="Times New Roman" w:hAnsi="Times New Roman" w:cs="Times New Roman"/>
              </w:rPr>
            </w:pPr>
            <w:bookmarkStart w:id="147" w:name="fig-results"/>
            <w:r w:rsidRPr="00EA245D">
              <w:rPr>
                <w:rFonts w:ascii="Times New Roman" w:hAnsi="Times New Roman" w:cs="Times New Roman"/>
                <w:noProof/>
              </w:rPr>
              <w:lastRenderedPageBreak/>
              <w:drawing>
                <wp:inline distT="0" distB="0" distL="0" distR="0" wp14:anchorId="523E742E" wp14:editId="40FBEA45">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15F0F263" w14:textId="64E49E00" w:rsidR="005F6DB9" w:rsidRPr="00EA245D" w:rsidRDefault="00000000" w:rsidP="00EA245D">
            <w:pPr>
              <w:pStyle w:val="ImageCaption"/>
              <w:spacing w:before="200" w:line="480" w:lineRule="auto"/>
              <w:rPr>
                <w:rFonts w:ascii="Times New Roman" w:hAnsi="Times New Roman" w:cs="Times New Roman"/>
              </w:rPr>
            </w:pPr>
            <w:r w:rsidRPr="00EA245D">
              <w:rPr>
                <w:rFonts w:ascii="Times New Roman" w:hAnsi="Times New Roman" w:cs="Times New Roman"/>
              </w:rPr>
              <w:t xml:space="preserve">Fig 2— Mean estimates of </w:t>
            </w:r>
            <w:proofErr w:type="spellStart"/>
            <w:r w:rsidRPr="00EA245D">
              <w:rPr>
                <w:rFonts w:ascii="Times New Roman" w:hAnsi="Times New Roman" w:cs="Times New Roman"/>
              </w:rPr>
              <w:t>log</w:t>
            </w:r>
            <w:proofErr w:type="spellEnd"/>
            <w:ins w:id="148" w:author="Christopher Friesen" w:date="2024-09-13T15:31:00Z" w16du:dateUtc="2024-09-13T05:31:00Z">
              <w:r w:rsidR="008E514A">
                <w:rPr>
                  <w:rFonts w:ascii="Times New Roman" w:hAnsi="Times New Roman" w:cs="Times New Roman"/>
                </w:rPr>
                <w:t>-</w:t>
              </w:r>
            </w:ins>
            <w:r w:rsidRPr="00EA245D">
              <w:rPr>
                <w:rFonts w:ascii="Times New Roman" w:hAnsi="Times New Roman" w:cs="Times New Roman"/>
              </w:rPr>
              <w:t xml:space="preserve">latency (Latency), the probability of choosing first the larger number of crickets (Choice), and the estimated interest for the larger number of crickets (Interest) per each of the treatments for each of the numerical tests performed. The x-axis represents the estimate, and </w:t>
            </w:r>
            <w:del w:id="149" w:author="Christopher Friesen" w:date="2024-09-13T15:32:00Z" w16du:dateUtc="2024-09-13T05:32:00Z">
              <w:r w:rsidRPr="00EA245D" w:rsidDel="008E514A">
                <w:rPr>
                  <w:rFonts w:ascii="Times New Roman" w:hAnsi="Times New Roman" w:cs="Times New Roman"/>
                </w:rPr>
                <w:delText xml:space="preserve">in </w:delText>
              </w:r>
            </w:del>
            <w:r w:rsidRPr="00EA245D">
              <w:rPr>
                <w:rFonts w:ascii="Times New Roman" w:hAnsi="Times New Roman" w:cs="Times New Roman"/>
              </w:rPr>
              <w:t xml:space="preserve">the y-axis </w:t>
            </w:r>
            <w:del w:id="150" w:author="Christopher Friesen" w:date="2024-09-13T15:32:00Z" w16du:dateUtc="2024-09-13T05:32:00Z">
              <w:r w:rsidRPr="00EA245D" w:rsidDel="008E514A">
                <w:rPr>
                  <w:rFonts w:ascii="Times New Roman" w:hAnsi="Times New Roman" w:cs="Times New Roman"/>
                </w:rPr>
                <w:delText xml:space="preserve">are </w:delText>
              </w:r>
            </w:del>
            <w:ins w:id="151" w:author="Christopher Friesen" w:date="2024-09-13T15:32:00Z" w16du:dateUtc="2024-09-13T05:32:00Z">
              <w:r w:rsidR="008E514A">
                <w:rPr>
                  <w:rFonts w:ascii="Times New Roman" w:hAnsi="Times New Roman" w:cs="Times New Roman"/>
                </w:rPr>
                <w:t>is</w:t>
              </w:r>
              <w:r w:rsidR="008E514A" w:rsidRPr="00EA245D">
                <w:rPr>
                  <w:rFonts w:ascii="Times New Roman" w:hAnsi="Times New Roman" w:cs="Times New Roman"/>
                </w:rPr>
                <w:t xml:space="preserve"> </w:t>
              </w:r>
            </w:ins>
            <w:r w:rsidRPr="00EA245D">
              <w:rPr>
                <w:rFonts w:ascii="Times New Roman" w:hAnsi="Times New Roman" w:cs="Times New Roman"/>
              </w:rPr>
              <w:t>the density of the estimates. The different colours indicate the different treatments. Points and bars represent the mean and standard deviation of the mean of the estimates, respectively. Vertical dashed lines in Choice and Interest graphs values 0.5 and 0, respectively.</w:t>
            </w:r>
          </w:p>
        </w:tc>
        <w:bookmarkEnd w:id="147"/>
      </w:tr>
    </w:tbl>
    <w:p w14:paraId="3643BC9A" w14:textId="2DB4F025"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lastRenderedPageBreak/>
        <w:t xml:space="preserve">Temperature, CORT, or their interaction contrasts </w:t>
      </w:r>
      <w:del w:id="152" w:author="Christopher Friesen" w:date="2024-09-13T15:33:00Z" w16du:dateUtc="2024-09-13T05:33:00Z">
        <w:r w:rsidRPr="00EA245D" w:rsidDel="008E514A">
          <w:rPr>
            <w:rFonts w:ascii="Times New Roman" w:hAnsi="Times New Roman" w:cs="Times New Roman"/>
          </w:rPr>
          <w:delText>did not yield any significant result</w:delText>
        </w:r>
      </w:del>
      <w:ins w:id="153" w:author="Christopher Friesen" w:date="2024-09-13T15:33:00Z" w16du:dateUtc="2024-09-13T05:33:00Z">
        <w:r w:rsidR="008E514A">
          <w:rPr>
            <w:rFonts w:ascii="Times New Roman" w:hAnsi="Times New Roman" w:cs="Times New Roman"/>
          </w:rPr>
          <w:t>were not significant</w:t>
        </w:r>
      </w:ins>
      <w:r w:rsidRPr="00EA245D">
        <w:rPr>
          <w:rFonts w:ascii="Times New Roman" w:hAnsi="Times New Roman" w:cs="Times New Roman"/>
        </w:rPr>
        <w:t xml:space="preserve"> in any of the numerical tests (Table 1)</w:t>
      </w:r>
      <w:del w:id="154" w:author="Christopher Friesen" w:date="2024-09-13T15:32:00Z" w16du:dateUtc="2024-09-13T05:32:00Z">
        <w:r w:rsidRPr="00EA245D" w:rsidDel="008E514A">
          <w:rPr>
            <w:rFonts w:ascii="Times New Roman" w:hAnsi="Times New Roman" w:cs="Times New Roman"/>
          </w:rPr>
          <w:delText xml:space="preserve"> and w</w:delText>
        </w:r>
      </w:del>
      <w:ins w:id="155" w:author="Christopher Friesen" w:date="2024-09-13T15:32:00Z" w16du:dateUtc="2024-09-13T05:32:00Z">
        <w:r w:rsidR="008E514A">
          <w:rPr>
            <w:rFonts w:ascii="Times New Roman" w:hAnsi="Times New Roman" w:cs="Times New Roman"/>
          </w:rPr>
          <w:t>. W</w:t>
        </w:r>
      </w:ins>
      <w:r w:rsidRPr="00EA245D">
        <w:rPr>
          <w:rFonts w:ascii="Times New Roman" w:hAnsi="Times New Roman" w:cs="Times New Roman"/>
        </w:rPr>
        <w:t>e did not observe any clear pattern indicating relevant effects of early environment on any of the tests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Except for Hot-CORT lizards in 1 VS 3 tests or Cold-Control lizards in 2 VS 4 tests, the predicted probability of choosing the greater number of crickets first was not different from 0.5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but also see Table S2 in Supplementary Material). Similarly, the predicted interest for the larger number of crickets was not different from 0 in any of the tests (</w:t>
      </w:r>
      <w:hyperlink w:anchor="fig-results">
        <w:r w:rsidR="005F6DB9" w:rsidRPr="00EA245D">
          <w:rPr>
            <w:rStyle w:val="Hyperlink"/>
            <w:rFonts w:ascii="Times New Roman" w:hAnsi="Times New Roman" w:cs="Times New Roman"/>
          </w:rPr>
          <w:t>Fig. 2</w:t>
        </w:r>
      </w:hyperlink>
      <w:r w:rsidRPr="00EA245D">
        <w:rPr>
          <w:rFonts w:ascii="Times New Roman" w:hAnsi="Times New Roman" w:cs="Times New Roman"/>
        </w:rPr>
        <w:t>; but also see Table S2 in Supplementary Material).</w:t>
      </w:r>
    </w:p>
    <w:p w14:paraId="5FA73031" w14:textId="1543C7D3"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i/>
          <w:iCs/>
        </w:rPr>
        <w:t xml:space="preserve">Table 1. Effects of temperature, CORT, and their interaction on </w:t>
      </w:r>
      <w:commentRangeStart w:id="156"/>
      <w:r w:rsidRPr="00EA245D">
        <w:rPr>
          <w:rFonts w:ascii="Times New Roman" w:hAnsi="Times New Roman" w:cs="Times New Roman"/>
          <w:i/>
          <w:iCs/>
        </w:rPr>
        <w:t>latenc</w:t>
      </w:r>
      <w:commentRangeEnd w:id="156"/>
      <w:r w:rsidR="008E514A">
        <w:rPr>
          <w:rStyle w:val="CommentReference"/>
        </w:rPr>
        <w:commentReference w:id="156"/>
      </w:r>
      <w:r w:rsidRPr="00EA245D">
        <w:rPr>
          <w:rFonts w:ascii="Times New Roman" w:hAnsi="Times New Roman" w:cs="Times New Roman"/>
          <w:i/>
          <w:iCs/>
        </w:rPr>
        <w:t>y, choice, and interest shown for the higher amount of food in each of the numerical discrimination tests. The table shows the compari</w:t>
      </w:r>
      <w:del w:id="157" w:author="Christopher Friesen" w:date="2024-09-13T15:34:00Z" w16du:dateUtc="2024-09-13T05:34:00Z">
        <w:r w:rsidRPr="00EA245D" w:rsidDel="008E514A">
          <w:rPr>
            <w:rFonts w:ascii="Times New Roman" w:hAnsi="Times New Roman" w:cs="Times New Roman"/>
            <w:i/>
            <w:iCs/>
          </w:rPr>
          <w:delText>s</w:delText>
        </w:r>
      </w:del>
      <w:r w:rsidRPr="00EA245D">
        <w:rPr>
          <w:rFonts w:ascii="Times New Roman" w:hAnsi="Times New Roman" w:cs="Times New Roman"/>
          <w:i/>
          <w:iCs/>
        </w:rPr>
        <w:t>sons for each predictor (Temperature = [meanHot - meanCold]; Hormone = [meanControl - meanCORT]; Interaction = [(meanHot-Control - meanHot-CORT) - (meanCold-Control - meanCold-CORT)]) and the p</w:t>
      </w:r>
      <w:r w:rsidRPr="00EA245D">
        <w:rPr>
          <w:rFonts w:ascii="Times New Roman" w:hAnsi="Times New Roman" w:cs="Times New Roman"/>
          <w:i/>
          <w:iCs/>
          <w:vertAlign w:val="subscript"/>
        </w:rPr>
        <w:t>mcmc</w:t>
      </w:r>
      <w:r w:rsidRPr="00EA245D">
        <w:rPr>
          <w:rFonts w:ascii="Times New Roman" w:hAnsi="Times New Roman" w:cs="Times New Roman"/>
          <w:i/>
          <w:iCs/>
        </w:rPr>
        <w:t xml:space="preserve"> value of the comparisons. In bold, the effects where p</w:t>
      </w:r>
      <w:r w:rsidRPr="00EA245D">
        <w:rPr>
          <w:rFonts w:ascii="Times New Roman" w:hAnsi="Times New Roman" w:cs="Times New Roman"/>
          <w:i/>
          <w:iCs/>
          <w:vertAlign w:val="subscript"/>
        </w:rPr>
        <w:t>mcmc</w:t>
      </w:r>
      <w:r w:rsidRPr="00EA245D">
        <w:rPr>
          <w:rFonts w:ascii="Times New Roman" w:hAnsi="Times New Roman" w:cs="Times New Roman"/>
          <w:i/>
          <w:iCs/>
        </w:rPr>
        <w:t xml:space="preserve"> &lt; 0.05.</w:t>
      </w:r>
    </w:p>
    <w:tbl>
      <w:tblPr>
        <w:tblStyle w:val="Table"/>
        <w:tblW w:w="5000" w:type="pct"/>
        <w:jc w:val="center"/>
        <w:tblLook w:val="0420" w:firstRow="1" w:lastRow="0" w:firstColumn="0" w:lastColumn="0" w:noHBand="0" w:noVBand="1"/>
      </w:tblPr>
      <w:tblGrid>
        <w:gridCol w:w="920"/>
        <w:gridCol w:w="1257"/>
        <w:gridCol w:w="1450"/>
        <w:gridCol w:w="1450"/>
        <w:gridCol w:w="1383"/>
        <w:gridCol w:w="1450"/>
        <w:gridCol w:w="1450"/>
      </w:tblGrid>
      <w:tr w:rsidR="005F6DB9" w:rsidRPr="00EA245D" w14:paraId="40194A92"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0B63F"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158"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C5E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Tests</w:t>
            </w:r>
          </w:p>
        </w:tc>
      </w:tr>
      <w:tr w:rsidR="005F6DB9" w:rsidRPr="00EA245D" w14:paraId="1D4CDFCB"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EAB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89C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27E9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267B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5CD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1A6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F48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3VS4</w:t>
            </w:r>
          </w:p>
        </w:tc>
      </w:tr>
      <w:tr w:rsidR="005F6DB9" w:rsidRPr="00EA245D" w14:paraId="05859A7A"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36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A13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5B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0.58)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365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0.63)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8A5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8A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D9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0.86)</w:t>
            </w:r>
          </w:p>
        </w:tc>
      </w:tr>
      <w:tr w:rsidR="005F6DB9" w:rsidRPr="00EA245D" w14:paraId="1D368854"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3F416"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7F1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89C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91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011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28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8C8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0.47)</w:t>
            </w:r>
          </w:p>
        </w:tc>
      </w:tr>
      <w:tr w:rsidR="005F6DB9" w:rsidRPr="00EA245D" w14:paraId="6FC5B27B"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18D2E2"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5F16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269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EEAE9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 (p= 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AC24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F001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0.49)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664D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0.96)</w:t>
            </w:r>
          </w:p>
        </w:tc>
      </w:tr>
      <w:tr w:rsidR="005F6DB9" w:rsidRPr="00EA245D" w14:paraId="314C1839"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16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C0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EE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24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0.52)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958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9A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0.24)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74F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0.39)</w:t>
            </w:r>
          </w:p>
        </w:tc>
      </w:tr>
      <w:tr w:rsidR="005F6DB9" w:rsidRPr="00EA245D" w14:paraId="70B8F8E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052B"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520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44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6B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75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5A7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 (p= 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361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0.56)</w:t>
            </w:r>
          </w:p>
        </w:tc>
      </w:tr>
      <w:tr w:rsidR="005F6DB9" w:rsidRPr="00EA245D" w14:paraId="70C75E7F"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0C78D"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6430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B04A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1BFD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 (p= 0.09)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85F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C464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 (p= 0.36)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58DA9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 (p= 0.62)</w:t>
            </w:r>
          </w:p>
        </w:tc>
      </w:tr>
      <w:tr w:rsidR="005F6DB9" w:rsidRPr="00EA245D" w14:paraId="23396B35"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127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31D4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FC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-11.8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5B2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22.1 (p= 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0E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-5.2 (p= 0.88)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A2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-22.2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DEB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4.1 (p= 0.91)</w:t>
            </w:r>
          </w:p>
        </w:tc>
      </w:tr>
      <w:tr w:rsidR="005F6DB9" w:rsidRPr="00EA245D" w14:paraId="1E089D10"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96E9"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4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ED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1A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-11.6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975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A25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0FD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40 (p= 0.19)</w:t>
            </w:r>
          </w:p>
        </w:tc>
      </w:tr>
      <w:tr w:rsidR="005F6DB9" w:rsidRPr="00EA245D" w14:paraId="1B1CEC19"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7E3146"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528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66D5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19.4 (p= 0.63)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A5F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-56 (p= 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254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34.9 (p= 0.36)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8050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-69.7 (p= 0.08)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8A0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-23.8 (p= 0.56)</w:t>
            </w:r>
          </w:p>
        </w:tc>
      </w:tr>
    </w:tbl>
    <w:p w14:paraId="3F9A4C88" w14:textId="5FAFB558" w:rsidR="005F6DB9" w:rsidRPr="00EA245D" w:rsidRDefault="005F6DB9">
      <w:pPr>
        <w:pStyle w:val="BodyText"/>
        <w:rPr>
          <w:rFonts w:ascii="Times New Roman" w:hAnsi="Times New Roman" w:cs="Times New Roman"/>
        </w:rPr>
      </w:pPr>
    </w:p>
    <w:p w14:paraId="1D76C1E5" w14:textId="77777777" w:rsidR="005F6DB9" w:rsidRPr="00EA245D" w:rsidRDefault="00000000" w:rsidP="00EA245D">
      <w:pPr>
        <w:pStyle w:val="Heading2"/>
        <w:spacing w:line="480" w:lineRule="auto"/>
        <w:rPr>
          <w:rFonts w:ascii="Times New Roman" w:hAnsi="Times New Roman" w:cs="Times New Roman"/>
          <w:sz w:val="24"/>
          <w:szCs w:val="24"/>
        </w:rPr>
      </w:pPr>
      <w:bookmarkStart w:id="159" w:name="discussion"/>
      <w:bookmarkEnd w:id="144"/>
      <w:bookmarkEnd w:id="158"/>
      <w:r w:rsidRPr="00EA245D">
        <w:rPr>
          <w:rFonts w:ascii="Times New Roman" w:hAnsi="Times New Roman" w:cs="Times New Roman"/>
          <w:sz w:val="24"/>
          <w:szCs w:val="24"/>
        </w:rPr>
        <w:t>Discussion</w:t>
      </w:r>
    </w:p>
    <w:p w14:paraId="6FF9226A" w14:textId="719C13EC"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Our results indicate that lizards </w:t>
      </w:r>
      <w:del w:id="160" w:author="Christopher Friesen" w:date="2024-09-13T15:34:00Z" w16du:dateUtc="2024-09-13T05:34:00Z">
        <w:r w:rsidRPr="00EA245D" w:rsidDel="008E514A">
          <w:rPr>
            <w:rFonts w:ascii="Times New Roman" w:hAnsi="Times New Roman" w:cs="Times New Roman"/>
          </w:rPr>
          <w:delText>were not able to</w:delText>
        </w:r>
      </w:del>
      <w:ins w:id="161" w:author="Christopher Friesen" w:date="2024-09-13T15:34:00Z" w16du:dateUtc="2024-09-13T05:34:00Z">
        <w:r w:rsidR="008E514A">
          <w:rPr>
            <w:rFonts w:ascii="Times New Roman" w:hAnsi="Times New Roman" w:cs="Times New Roman"/>
          </w:rPr>
          <w:t>did not</w:t>
        </w:r>
      </w:ins>
      <w:r w:rsidRPr="00EA245D">
        <w:rPr>
          <w:rFonts w:ascii="Times New Roman" w:hAnsi="Times New Roman" w:cs="Times New Roman"/>
        </w:rPr>
        <w:t xml:space="preserve"> discriminate between different number</w:t>
      </w:r>
      <w:ins w:id="162" w:author="Christopher Friesen" w:date="2024-09-13T15:34:00Z" w16du:dateUtc="2024-09-13T05:34:00Z">
        <w:r w:rsidR="008E514A">
          <w:rPr>
            <w:rFonts w:ascii="Times New Roman" w:hAnsi="Times New Roman" w:cs="Times New Roman"/>
          </w:rPr>
          <w:t>s</w:t>
        </w:r>
      </w:ins>
      <w:r w:rsidRPr="00EA245D">
        <w:rPr>
          <w:rFonts w:ascii="Times New Roman" w:hAnsi="Times New Roman" w:cs="Times New Roman"/>
        </w:rPr>
        <w:t xml:space="preserve"> of crickets in any of the tests</w:t>
      </w:r>
      <w:del w:id="163" w:author="Christopher Friesen" w:date="2024-09-13T15:34:00Z" w16du:dateUtc="2024-09-13T05:34:00Z">
        <w:r w:rsidRPr="00EA245D" w:rsidDel="008E514A">
          <w:rPr>
            <w:rFonts w:ascii="Times New Roman" w:hAnsi="Times New Roman" w:cs="Times New Roman"/>
          </w:rPr>
          <w:delText>,</w:delText>
        </w:r>
      </w:del>
      <w:r w:rsidRPr="00EA245D">
        <w:rPr>
          <w:rFonts w:ascii="Times New Roman" w:hAnsi="Times New Roman" w:cs="Times New Roman"/>
        </w:rPr>
        <w:t xml:space="preserve"> and that their performance did not vary across treatments. We did not see changes in </w:t>
      </w:r>
      <w:r w:rsidRPr="008E514A">
        <w:rPr>
          <w:rFonts w:ascii="Times New Roman" w:hAnsi="Times New Roman" w:cs="Times New Roman"/>
          <w:highlight w:val="yellow"/>
          <w:rPrChange w:id="164" w:author="Christopher Friesen" w:date="2024-09-13T15:35:00Z" w16du:dateUtc="2024-09-13T05:35:00Z">
            <w:rPr>
              <w:rFonts w:ascii="Times New Roman" w:hAnsi="Times New Roman" w:cs="Times New Roman"/>
            </w:rPr>
          </w:rPrChange>
        </w:rPr>
        <w:t>Latency</w:t>
      </w:r>
      <w:r w:rsidRPr="00EA245D">
        <w:rPr>
          <w:rFonts w:ascii="Times New Roman" w:hAnsi="Times New Roman" w:cs="Times New Roman"/>
        </w:rPr>
        <w:t xml:space="preserve"> in any of the tests, and treatment did not affect lizards’ time to make a decision either. Furthermore, in most </w:t>
      </w:r>
      <w:del w:id="165" w:author="Christopher Friesen" w:date="2024-09-13T15:35:00Z" w16du:dateUtc="2024-09-13T05:35:00Z">
        <w:r w:rsidRPr="00EA245D" w:rsidDel="008E514A">
          <w:rPr>
            <w:rFonts w:ascii="Times New Roman" w:hAnsi="Times New Roman" w:cs="Times New Roman"/>
          </w:rPr>
          <w:delText xml:space="preserve">of the </w:delText>
        </w:r>
      </w:del>
      <w:r w:rsidRPr="00EA245D">
        <w:rPr>
          <w:rFonts w:ascii="Times New Roman" w:hAnsi="Times New Roman" w:cs="Times New Roman"/>
        </w:rPr>
        <w:t>cases, the estimated probability of choosing the option with more crickets first did not differ from random (0.5), with significant differences emerging only in two tests for two of the four treatments; yet no clear pattern was observed. These findings were further reinforced by similar results regarding the interest for the larger number of food items</w:t>
      </w:r>
      <w:del w:id="166" w:author="Christopher Friesen" w:date="2024-09-13T15:36:00Z" w16du:dateUtc="2024-09-13T05:36:00Z">
        <w:r w:rsidRPr="00EA245D" w:rsidDel="008E514A">
          <w:rPr>
            <w:rFonts w:ascii="Times New Roman" w:hAnsi="Times New Roman" w:cs="Times New Roman"/>
          </w:rPr>
          <w:delText>,</w:delText>
        </w:r>
      </w:del>
      <w:r w:rsidRPr="00EA245D">
        <w:rPr>
          <w:rFonts w:ascii="Times New Roman" w:hAnsi="Times New Roman" w:cs="Times New Roman"/>
        </w:rPr>
        <w:t xml:space="preserve"> that did not differ from zero in any of the tests or groups. Altogether, these findings suggest that </w:t>
      </w:r>
      <w:r w:rsidRPr="00EA245D">
        <w:rPr>
          <w:rFonts w:ascii="Times New Roman" w:hAnsi="Times New Roman" w:cs="Times New Roman"/>
          <w:i/>
          <w:iCs/>
        </w:rPr>
        <w:t>L. guichenoti</w:t>
      </w:r>
      <w:r w:rsidRPr="00EA245D">
        <w:rPr>
          <w:rFonts w:ascii="Times New Roman" w:hAnsi="Times New Roman" w:cs="Times New Roman"/>
        </w:rPr>
        <w:t xml:space="preserve"> did not use numerical or other potential quantitative cues we were not controlling for to make foraging decisions.</w:t>
      </w:r>
    </w:p>
    <w:p w14:paraId="43AA2D80" w14:textId="4476A6F8" w:rsidR="005F6DB9" w:rsidRPr="00EA245D" w:rsidRDefault="00000000" w:rsidP="00EA245D">
      <w:pPr>
        <w:pStyle w:val="BodyText"/>
        <w:spacing w:line="480" w:lineRule="auto"/>
        <w:rPr>
          <w:rFonts w:ascii="Times New Roman" w:hAnsi="Times New Roman" w:cs="Times New Roman"/>
        </w:rPr>
      </w:pPr>
      <w:del w:id="167" w:author="Christopher Friesen" w:date="2024-09-13T15:36:00Z" w16du:dateUtc="2024-09-13T05:36:00Z">
        <w:r w:rsidRPr="00EA245D" w:rsidDel="008E514A">
          <w:rPr>
            <w:rFonts w:ascii="Times New Roman" w:hAnsi="Times New Roman" w:cs="Times New Roman"/>
          </w:rPr>
          <w:delText>In our experiment, we</w:delText>
        </w:r>
      </w:del>
      <w:ins w:id="168" w:author="Christopher Friesen" w:date="2024-09-13T15:36:00Z" w16du:dateUtc="2024-09-13T05:36:00Z">
        <w:r w:rsidR="008E514A">
          <w:rPr>
            <w:rFonts w:ascii="Times New Roman" w:hAnsi="Times New Roman" w:cs="Times New Roman"/>
          </w:rPr>
          <w:t>Our experiment</w:t>
        </w:r>
      </w:ins>
      <w:r w:rsidRPr="00EA245D">
        <w:rPr>
          <w:rFonts w:ascii="Times New Roman" w:hAnsi="Times New Roman" w:cs="Times New Roman"/>
        </w:rPr>
        <w:t xml:space="preserve"> employed a spontaneous choice test to investigate </w:t>
      </w:r>
      <w:r w:rsidRPr="00EA245D">
        <w:rPr>
          <w:rFonts w:ascii="Times New Roman" w:hAnsi="Times New Roman" w:cs="Times New Roman"/>
          <w:i/>
          <w:iCs/>
        </w:rPr>
        <w:t>L. guichenoti</w:t>
      </w:r>
      <w:r w:rsidRPr="00EA245D">
        <w:rPr>
          <w:rFonts w:ascii="Times New Roman" w:hAnsi="Times New Roman" w:cs="Times New Roman"/>
        </w:rPr>
        <w:t xml:space="preserve">’s numerical abilities. This test is considered a reliable method to assess </w:t>
      </w:r>
      <w:del w:id="169" w:author="Christopher Friesen" w:date="2024-09-13T15:36:00Z" w16du:dateUtc="2024-09-13T05:36:00Z">
        <w:r w:rsidRPr="00EA245D" w:rsidDel="008E514A">
          <w:rPr>
            <w:rFonts w:ascii="Times New Roman" w:hAnsi="Times New Roman" w:cs="Times New Roman"/>
          </w:rPr>
          <w:delText>numerosity in animals, as it allows for the observation of natural behaviour and the acquirement of</w:delText>
        </w:r>
      </w:del>
      <w:ins w:id="170" w:author="Christopher Friesen" w:date="2024-09-13T15:36:00Z" w16du:dateUtc="2024-09-13T05:36:00Z">
        <w:r w:rsidR="008E514A">
          <w:rPr>
            <w:rFonts w:ascii="Times New Roman" w:hAnsi="Times New Roman" w:cs="Times New Roman"/>
          </w:rPr>
          <w:t xml:space="preserve">animal numerosity, as it allows for observing natural </w:t>
        </w:r>
        <w:proofErr w:type="spellStart"/>
        <w:r w:rsidR="008E514A">
          <w:rPr>
            <w:rFonts w:ascii="Times New Roman" w:hAnsi="Times New Roman" w:cs="Times New Roman"/>
          </w:rPr>
          <w:t>behaviour</w:t>
        </w:r>
        <w:proofErr w:type="spellEnd"/>
        <w:r w:rsidR="008E514A">
          <w:rPr>
            <w:rFonts w:ascii="Times New Roman" w:hAnsi="Times New Roman" w:cs="Times New Roman"/>
          </w:rPr>
          <w:t xml:space="preserve"> and acquiring</w:t>
        </w:r>
      </w:ins>
      <w:r w:rsidRPr="00EA245D">
        <w:rPr>
          <w:rFonts w:ascii="Times New Roman" w:hAnsi="Times New Roman" w:cs="Times New Roman"/>
        </w:rPr>
        <w:t xml:space="preserve"> ecological issues related to numerousness and quantity discrimination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However, one of the main caveats of this approach is that motivation plays a key-role in animals’ performance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bisazza2014experim">
        <w:r w:rsidR="005F6DB9" w:rsidRPr="00EA245D">
          <w:rPr>
            <w:rStyle w:val="Hyperlink"/>
            <w:rFonts w:ascii="Times New Roman" w:hAnsi="Times New Roman" w:cs="Times New Roman"/>
          </w:rPr>
          <w:t>Bisazza et al. 2014</w:t>
        </w:r>
      </w:hyperlink>
      <w:r w:rsidRPr="00EA245D">
        <w:rPr>
          <w:rFonts w:ascii="Times New Roman" w:hAnsi="Times New Roman" w:cs="Times New Roman"/>
        </w:rPr>
        <w:t xml:space="preserve">). Here, we discarded the trials where the lizards did not interact with any of the options, so the </w:t>
      </w:r>
      <w:del w:id="171" w:author="Christopher Friesen" w:date="2024-09-13T15:37:00Z" w16du:dateUtc="2024-09-13T05:37:00Z">
        <w:r w:rsidRPr="00EA245D" w:rsidDel="008E514A">
          <w:rPr>
            <w:rFonts w:ascii="Times New Roman" w:hAnsi="Times New Roman" w:cs="Times New Roman"/>
          </w:rPr>
          <w:delText>results observed are based exclusively in those where the lizards made a choic</w:delText>
        </w:r>
      </w:del>
      <w:ins w:id="172" w:author="Christopher Friesen" w:date="2024-09-13T15:37:00Z" w16du:dateUtc="2024-09-13T05:37:00Z">
        <w:r w:rsidR="008E514A">
          <w:rPr>
            <w:rFonts w:ascii="Times New Roman" w:hAnsi="Times New Roman" w:cs="Times New Roman"/>
          </w:rPr>
          <w:t>observed results are based exclusively on those where the lizards chos</w:t>
        </w:r>
      </w:ins>
      <w:r w:rsidRPr="00EA245D">
        <w:rPr>
          <w:rFonts w:ascii="Times New Roman" w:hAnsi="Times New Roman" w:cs="Times New Roman"/>
        </w:rPr>
        <w:t>e. Therefore</w:t>
      </w:r>
      <w:del w:id="173" w:author="Christopher Friesen" w:date="2024-09-13T15:37:00Z" w16du:dateUtc="2024-09-13T05:37:00Z">
        <w:r w:rsidRPr="00EA245D" w:rsidDel="008E514A">
          <w:rPr>
            <w:rFonts w:ascii="Times New Roman" w:hAnsi="Times New Roman" w:cs="Times New Roman"/>
          </w:rPr>
          <w:delText xml:space="preserve"> we do not consider motivation to be a factor affecting</w:delText>
        </w:r>
      </w:del>
      <w:ins w:id="174" w:author="Christopher Friesen" w:date="2024-09-13T15:37:00Z" w16du:dateUtc="2024-09-13T05:37:00Z">
        <w:r w:rsidR="008E514A">
          <w:rPr>
            <w:rFonts w:ascii="Times New Roman" w:hAnsi="Times New Roman" w:cs="Times New Roman"/>
          </w:rPr>
          <w:t>, we do not consider motivation a factor affecting</w:t>
        </w:r>
      </w:ins>
      <w:r w:rsidRPr="00EA245D">
        <w:rPr>
          <w:rFonts w:ascii="Times New Roman" w:hAnsi="Times New Roman" w:cs="Times New Roman"/>
        </w:rPr>
        <w:t xml:space="preserve"> our results. Moreover, spontaneous choice tests are based on the assumption that animals should select the most appropriate quantity, which may not </w:t>
      </w:r>
      <w:del w:id="175" w:author="Christopher Friesen" w:date="2024-09-13T15:37:00Z" w16du:dateUtc="2024-09-13T05:37:00Z">
        <w:r w:rsidRPr="00EA245D" w:rsidDel="008E514A">
          <w:rPr>
            <w:rFonts w:ascii="Times New Roman" w:hAnsi="Times New Roman" w:cs="Times New Roman"/>
          </w:rPr>
          <w:delText>be necessarily</w:delText>
        </w:r>
      </w:del>
      <w:ins w:id="176" w:author="Christopher Friesen" w:date="2024-09-13T15:37:00Z" w16du:dateUtc="2024-09-13T05:37:00Z">
        <w:r w:rsidR="008E514A">
          <w:rPr>
            <w:rFonts w:ascii="Times New Roman" w:hAnsi="Times New Roman" w:cs="Times New Roman"/>
          </w:rPr>
          <w:t>necessarily be</w:t>
        </w:r>
      </w:ins>
      <w:r w:rsidRPr="00EA245D">
        <w:rPr>
          <w:rFonts w:ascii="Times New Roman" w:hAnsi="Times New Roman" w:cs="Times New Roman"/>
        </w:rPr>
        <w:t xml:space="preserve"> the largest one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Although spontaneous choice tests employing food assume animals </w:t>
      </w:r>
      <w:del w:id="177" w:author="Christopher Friesen" w:date="2024-09-13T15:38:00Z" w16du:dateUtc="2024-09-13T05:38:00Z">
        <w:r w:rsidRPr="00EA245D" w:rsidDel="008E514A">
          <w:rPr>
            <w:rFonts w:ascii="Times New Roman" w:hAnsi="Times New Roman" w:cs="Times New Roman"/>
          </w:rPr>
          <w:delText xml:space="preserve">to </w:delText>
        </w:r>
      </w:del>
      <w:r w:rsidRPr="00EA245D">
        <w:rPr>
          <w:rFonts w:ascii="Times New Roman" w:hAnsi="Times New Roman" w:cs="Times New Roman"/>
        </w:rPr>
        <w:t xml:space="preserve">prefer larger amounts of </w:t>
      </w:r>
      <w:r w:rsidRPr="00EA245D">
        <w:rPr>
          <w:rFonts w:ascii="Times New Roman" w:hAnsi="Times New Roman" w:cs="Times New Roman"/>
        </w:rPr>
        <w:lastRenderedPageBreak/>
        <w:t xml:space="preserve">food, this may not hold </w:t>
      </w:r>
      <w:del w:id="178" w:author="Christopher Friesen" w:date="2024-09-13T15:38:00Z" w16du:dateUtc="2024-09-13T05:38:00Z">
        <w:r w:rsidRPr="00EA245D" w:rsidDel="008E514A">
          <w:rPr>
            <w:rFonts w:ascii="Times New Roman" w:hAnsi="Times New Roman" w:cs="Times New Roman"/>
          </w:rPr>
          <w:delText xml:space="preserve">true </w:delText>
        </w:r>
      </w:del>
      <w:r w:rsidRPr="00EA245D">
        <w:rPr>
          <w:rFonts w:ascii="Times New Roman" w:hAnsi="Times New Roman" w:cs="Times New Roman"/>
        </w:rPr>
        <w:t>if increased handling costs are involved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Nevertheless, in that scenario, we would still expect animals to exhibit a preference, even if for the smaller amount of food, or to observe some influence of age on their choice or interest, as older animals are typically larger and may be more adept at handling a greater number of prey</w:t>
      </w:r>
      <w:ins w:id="179" w:author="Christopher Friesen" w:date="2024-09-13T15:38:00Z" w16du:dateUtc="2024-09-13T05:38:00Z">
        <w:r w:rsidR="008E514A">
          <w:rPr>
            <w:rFonts w:ascii="Times New Roman" w:hAnsi="Times New Roman" w:cs="Times New Roman"/>
          </w:rPr>
          <w:t xml:space="preserve"> items</w:t>
        </w:r>
      </w:ins>
      <w:r w:rsidRPr="00EA245D">
        <w:rPr>
          <w:rFonts w:ascii="Times New Roman" w:hAnsi="Times New Roman" w:cs="Times New Roman"/>
        </w:rPr>
        <w:t>.</w:t>
      </w:r>
    </w:p>
    <w:p w14:paraId="72A05E0A" w14:textId="10D14DA6"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Another consideration is the limitation of spontaneous choice tests to control for other quantitative cues that may correlate with numerosity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Although we controlled for some quantitative information by rotating crickets in the option with </w:t>
      </w:r>
      <w:del w:id="180" w:author="Christopher Friesen" w:date="2024-09-13T15:38:00Z" w16du:dateUtc="2024-09-13T05:38:00Z">
        <w:r w:rsidRPr="00EA245D" w:rsidDel="008E514A">
          <w:rPr>
            <w:rFonts w:ascii="Times New Roman" w:hAnsi="Times New Roman" w:cs="Times New Roman"/>
          </w:rPr>
          <w:delText>less items to increase total area, we can not rule out the possibility that lizards could be using</w:delText>
        </w:r>
      </w:del>
      <w:ins w:id="181" w:author="Christopher Friesen" w:date="2024-09-13T15:38:00Z" w16du:dateUtc="2024-09-13T05:38:00Z">
        <w:r w:rsidR="008E514A">
          <w:rPr>
            <w:rFonts w:ascii="Times New Roman" w:hAnsi="Times New Roman" w:cs="Times New Roman"/>
          </w:rPr>
          <w:t xml:space="preserve">fewer items to increase total area, we </w:t>
        </w:r>
        <w:proofErr w:type="spellStart"/>
        <w:r w:rsidR="008E514A">
          <w:rPr>
            <w:rFonts w:ascii="Times New Roman" w:hAnsi="Times New Roman" w:cs="Times New Roman"/>
          </w:rPr>
          <w:t>can not</w:t>
        </w:r>
        <w:proofErr w:type="spellEnd"/>
        <w:r w:rsidR="008E514A">
          <w:rPr>
            <w:rFonts w:ascii="Times New Roman" w:hAnsi="Times New Roman" w:cs="Times New Roman"/>
          </w:rPr>
          <w:t xml:space="preserve"> rule out the possibility that lizards could use</w:t>
        </w:r>
      </w:ins>
      <w:r w:rsidRPr="00EA245D">
        <w:rPr>
          <w:rFonts w:ascii="Times New Roman" w:hAnsi="Times New Roman" w:cs="Times New Roman"/>
        </w:rPr>
        <w:t xml:space="preserve"> other quantitative cues. If that were the case, however, we would still see some type of discrimination between choices unless the cues were conflicting (</w:t>
      </w:r>
      <w:hyperlink w:anchor="ref-cooper2024tell">
        <w:r w:rsidR="005F6DB9" w:rsidRPr="00EA245D">
          <w:rPr>
            <w:rStyle w:val="Hyperlink"/>
            <w:rFonts w:ascii="Times New Roman" w:hAnsi="Times New Roman" w:cs="Times New Roman"/>
          </w:rPr>
          <w:t>Cooper et al. 2024</w:t>
        </w:r>
      </w:hyperlink>
      <w:r w:rsidRPr="00EA245D">
        <w:rPr>
          <w:rFonts w:ascii="Times New Roman" w:hAnsi="Times New Roman" w:cs="Times New Roman"/>
        </w:rPr>
        <w:t xml:space="preserve">). Indeed, it is possible that </w:t>
      </w:r>
      <w:r w:rsidRPr="00EA245D">
        <w:rPr>
          <w:rFonts w:ascii="Times New Roman" w:hAnsi="Times New Roman" w:cs="Times New Roman"/>
          <w:i/>
          <w:iCs/>
        </w:rPr>
        <w:t>L. guichenoti</w:t>
      </w:r>
      <w:r w:rsidRPr="00EA245D">
        <w:rPr>
          <w:rFonts w:ascii="Times New Roman" w:hAnsi="Times New Roman" w:cs="Times New Roman"/>
        </w:rPr>
        <w:t xml:space="preserve"> uses multiple quantitative cues sim</w:t>
      </w:r>
      <w:del w:id="182" w:author="Christopher Friesen" w:date="2024-09-13T15:39:00Z" w16du:dateUtc="2024-09-13T05:39:00Z">
        <w:r w:rsidRPr="00EA245D" w:rsidDel="008E514A">
          <w:rPr>
            <w:rFonts w:ascii="Times New Roman" w:hAnsi="Times New Roman" w:cs="Times New Roman"/>
          </w:rPr>
          <w:delText>o</w:delText>
        </w:r>
      </w:del>
      <w:r w:rsidRPr="00EA245D">
        <w:rPr>
          <w:rFonts w:ascii="Times New Roman" w:hAnsi="Times New Roman" w:cs="Times New Roman"/>
        </w:rPr>
        <w:t>ultaneously during foraging decisions, and</w:t>
      </w:r>
      <w:del w:id="183" w:author="Christopher Friesen" w:date="2024-09-13T15:39:00Z" w16du:dateUtc="2024-09-13T05:39:00Z">
        <w:r w:rsidRPr="00EA245D" w:rsidDel="008E514A">
          <w:rPr>
            <w:rFonts w:ascii="Times New Roman" w:hAnsi="Times New Roman" w:cs="Times New Roman"/>
          </w:rPr>
          <w:delText>,</w:delText>
        </w:r>
      </w:del>
      <w:r w:rsidRPr="00EA245D">
        <w:rPr>
          <w:rFonts w:ascii="Times New Roman" w:hAnsi="Times New Roman" w:cs="Times New Roman"/>
        </w:rPr>
        <w:t xml:space="preserve"> when those cues conflict, the preference for one cue over another might vary between individuals, potentially producing the results observed here. Alternatively, </w:t>
      </w:r>
      <w:r w:rsidRPr="00EA245D">
        <w:rPr>
          <w:rFonts w:ascii="Times New Roman" w:hAnsi="Times New Roman" w:cs="Times New Roman"/>
          <w:i/>
          <w:iCs/>
        </w:rPr>
        <w:t>L. guichenoti</w:t>
      </w:r>
      <w:r w:rsidRPr="00EA245D">
        <w:rPr>
          <w:rFonts w:ascii="Times New Roman" w:hAnsi="Times New Roman" w:cs="Times New Roman"/>
        </w:rPr>
        <w:t xml:space="preserve"> may not rely on numerical cues for foraging decisions, instead utilizing other type</w:t>
      </w:r>
      <w:ins w:id="184" w:author="Christopher Friesen" w:date="2024-09-13T15:39:00Z" w16du:dateUtc="2024-09-13T05:39:00Z">
        <w:r w:rsidR="008E514A">
          <w:rPr>
            <w:rFonts w:ascii="Times New Roman" w:hAnsi="Times New Roman" w:cs="Times New Roman"/>
          </w:rPr>
          <w:t>s</w:t>
        </w:r>
      </w:ins>
      <w:r w:rsidRPr="00EA245D">
        <w:rPr>
          <w:rFonts w:ascii="Times New Roman" w:hAnsi="Times New Roman" w:cs="Times New Roman"/>
        </w:rPr>
        <w:t xml:space="preserve"> of information.</w:t>
      </w:r>
    </w:p>
    <w:p w14:paraId="0D449DF9" w14:textId="77777777"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Interestingly, half of the studies demonstrating numerosity in reptiles employed trained quantity discrimination tasks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 In the remaining successful studies, the relevant stimuli involved either vegetables (</w:t>
      </w:r>
      <w:hyperlink w:anchor="ref-gazzola2018continuous">
        <w:r w:rsidR="005F6DB9" w:rsidRPr="00EA245D">
          <w:rPr>
            <w:rStyle w:val="Hyperlink"/>
            <w:rFonts w:ascii="Times New Roman" w:hAnsi="Times New Roman" w:cs="Times New Roman"/>
          </w:rPr>
          <w:t>Gazzola et al. 2018</w:t>
        </w:r>
      </w:hyperlink>
      <w:r w:rsidRPr="00EA245D">
        <w:rPr>
          <w:rFonts w:ascii="Times New Roman" w:hAnsi="Times New Roman" w:cs="Times New Roman"/>
        </w:rPr>
        <w:t xml:space="preserve">; </w:t>
      </w:r>
      <w:hyperlink w:anchor="ref-szabo_spontaneous_2021">
        <w:r w:rsidR="005F6DB9" w:rsidRPr="00EA245D">
          <w:rPr>
            <w:rStyle w:val="Hyperlink"/>
            <w:rFonts w:ascii="Times New Roman" w:hAnsi="Times New Roman" w:cs="Times New Roman"/>
          </w:rPr>
          <w:t>Szabo et al. 2021</w:t>
        </w:r>
      </w:hyperlink>
      <w:r w:rsidRPr="00EA245D">
        <w:rPr>
          <w:rFonts w:ascii="Times New Roman" w:hAnsi="Times New Roman" w:cs="Times New Roman"/>
        </w:rPr>
        <w:t>) or large quantities (e.g., 5 vs. 10)(</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xml:space="preserve">). However, when </w:t>
      </w:r>
      <w:r w:rsidRPr="00EA245D">
        <w:rPr>
          <w:rFonts w:ascii="Times New Roman" w:hAnsi="Times New Roman" w:cs="Times New Roman"/>
          <w:i/>
          <w:iCs/>
        </w:rPr>
        <w:t>Podarcis siculus</w:t>
      </w:r>
      <w:r w:rsidRPr="00EA245D">
        <w:rPr>
          <w:rFonts w:ascii="Times New Roman" w:hAnsi="Times New Roman" w:cs="Times New Roman"/>
        </w:rPr>
        <w:t xml:space="preserve"> were presented different numbers of </w:t>
      </w:r>
      <w:r w:rsidRPr="00EA245D">
        <w:rPr>
          <w:rFonts w:ascii="Times New Roman" w:hAnsi="Times New Roman" w:cs="Times New Roman"/>
          <w:i/>
          <w:iCs/>
        </w:rPr>
        <w:t>Musca domestica</w:t>
      </w:r>
      <w:r w:rsidRPr="00EA245D">
        <w:rPr>
          <w:rFonts w:ascii="Times New Roman" w:hAnsi="Times New Roman" w:cs="Times New Roman"/>
        </w:rPr>
        <w:t xml:space="preserve"> larvae in a spontaneous choice test, the lizards failed to discriminate between quantities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despite showing high quantitative skills when size of prey was the main cue (</w:t>
      </w:r>
      <w:hyperlink w:anchor="ref-miletto2017quantitative">
        <w:r w:rsidR="005F6DB9" w:rsidRPr="00EA245D">
          <w:rPr>
            <w:rStyle w:val="Hyperlink"/>
            <w:rFonts w:ascii="Times New Roman" w:hAnsi="Times New Roman" w:cs="Times New Roman"/>
          </w:rPr>
          <w:t>Miletto Petrazzini et al. 2017</w:t>
        </w:r>
      </w:hyperlink>
      <w:r w:rsidRPr="00EA245D">
        <w:rPr>
          <w:rFonts w:ascii="Times New Roman" w:hAnsi="Times New Roman" w:cs="Times New Roman"/>
        </w:rPr>
        <w:t>), or when tested using training procedures (</w:t>
      </w:r>
      <w:hyperlink w:anchor="ref-miletto2018quantity">
        <w:r w:rsidR="005F6DB9" w:rsidRPr="00EA245D">
          <w:rPr>
            <w:rStyle w:val="Hyperlink"/>
            <w:rFonts w:ascii="Times New Roman" w:hAnsi="Times New Roman" w:cs="Times New Roman"/>
          </w:rPr>
          <w:t xml:space="preserve">Miletto Petrazzini </w:t>
        </w:r>
        <w:r w:rsidR="005F6DB9" w:rsidRPr="00EA245D">
          <w:rPr>
            <w:rStyle w:val="Hyperlink"/>
            <w:rFonts w:ascii="Times New Roman" w:hAnsi="Times New Roman" w:cs="Times New Roman"/>
          </w:rPr>
          <w:lastRenderedPageBreak/>
          <w:t>et al. 2018</w:t>
        </w:r>
      </w:hyperlink>
      <w:r w:rsidRPr="00EA245D">
        <w:rPr>
          <w:rFonts w:ascii="Times New Roman" w:hAnsi="Times New Roman" w:cs="Times New Roman"/>
        </w:rPr>
        <w:t xml:space="preserve">). Hence, it is possible that further studies exploring numerosity in </w:t>
      </w:r>
      <w:r w:rsidRPr="00EA245D">
        <w:rPr>
          <w:rFonts w:ascii="Times New Roman" w:hAnsi="Times New Roman" w:cs="Times New Roman"/>
          <w:i/>
          <w:iCs/>
        </w:rPr>
        <w:t>L. guichenoti</w:t>
      </w:r>
      <w:r w:rsidRPr="00EA245D">
        <w:rPr>
          <w:rFonts w:ascii="Times New Roman" w:hAnsi="Times New Roman" w:cs="Times New Roman"/>
        </w:rPr>
        <w:t xml:space="preserve"> using different methodologies or contexts, such as larger quantities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inclusion of chemical stimuli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xml:space="preserve">; </w:t>
      </w:r>
      <w:hyperlink w:anchor="ref-plotnik2019elephants">
        <w:r w:rsidR="005F6DB9" w:rsidRPr="00EA245D">
          <w:rPr>
            <w:rStyle w:val="Hyperlink"/>
            <w:rFonts w:ascii="Times New Roman" w:hAnsi="Times New Roman" w:cs="Times New Roman"/>
          </w:rPr>
          <w:t>Plotnik et al. 2019</w:t>
        </w:r>
      </w:hyperlink>
      <w:r w:rsidRPr="00EA245D">
        <w:rPr>
          <w:rFonts w:ascii="Times New Roman" w:hAnsi="Times New Roman" w:cs="Times New Roman"/>
        </w:rPr>
        <w:t xml:space="preserve">; </w:t>
      </w:r>
      <w:hyperlink w:anchor="ref-recio_prey_2021">
        <w:r w:rsidR="005F6DB9" w:rsidRPr="00EA245D">
          <w:rPr>
            <w:rStyle w:val="Hyperlink"/>
            <w:rFonts w:ascii="Times New Roman" w:hAnsi="Times New Roman" w:cs="Times New Roman"/>
          </w:rPr>
          <w:t>Recio et al. 2021</w:t>
        </w:r>
      </w:hyperlink>
      <w:r w:rsidRPr="00EA245D">
        <w:rPr>
          <w:rFonts w:ascii="Times New Roman" w:hAnsi="Times New Roman" w:cs="Times New Roman"/>
        </w:rPr>
        <w:t>), using relevant stimuli like conspecifics (</w:t>
      </w:r>
      <w:hyperlink w:anchor="ref-carazo2009quantity">
        <w:r w:rsidR="005F6DB9" w:rsidRPr="00EA245D">
          <w:rPr>
            <w:rStyle w:val="Hyperlink"/>
            <w:rFonts w:ascii="Times New Roman" w:hAnsi="Times New Roman" w:cs="Times New Roman"/>
          </w:rPr>
          <w:t>Carazo et al. 2009</w:t>
        </w:r>
      </w:hyperlink>
      <w:r w:rsidRPr="00EA245D">
        <w:rPr>
          <w:rFonts w:ascii="Times New Roman" w:hAnsi="Times New Roman" w:cs="Times New Roman"/>
        </w:rPr>
        <w:t xml:space="preserve">; </w:t>
      </w:r>
      <w:hyperlink w:anchor="ref-lucon2017individual">
        <w:r w:rsidR="005F6DB9" w:rsidRPr="00EA245D">
          <w:rPr>
            <w:rStyle w:val="Hyperlink"/>
            <w:rFonts w:ascii="Times New Roman" w:hAnsi="Times New Roman" w:cs="Times New Roman"/>
          </w:rPr>
          <w:t>Lucon-Xiccato and Dadda 2017</w:t>
        </w:r>
      </w:hyperlink>
      <w:r w:rsidRPr="00EA245D">
        <w:rPr>
          <w:rFonts w:ascii="Times New Roman" w:hAnsi="Times New Roman" w:cs="Times New Roman"/>
        </w:rPr>
        <w:t>), or use training procedures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bisazza2014experim">
        <w:r w:rsidR="005F6DB9" w:rsidRPr="00EA245D">
          <w:rPr>
            <w:rStyle w:val="Hyperlink"/>
            <w:rFonts w:ascii="Times New Roman" w:hAnsi="Times New Roman" w:cs="Times New Roman"/>
          </w:rPr>
          <w:t>Bisazza et al. 2014</w:t>
        </w:r>
      </w:hyperlink>
      <w:r w:rsidRPr="00EA245D">
        <w:rPr>
          <w:rFonts w:ascii="Times New Roman" w:hAnsi="Times New Roman" w:cs="Times New Roman"/>
        </w:rPr>
        <w:t xml:space="preserve">;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 may yield more conclusive results.</w:t>
      </w:r>
    </w:p>
    <w:p w14:paraId="1C6D01FF" w14:textId="41855FDC"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We did not find any effect of prenatal conditions on </w:t>
      </w:r>
      <w:r w:rsidRPr="00EA245D">
        <w:rPr>
          <w:rFonts w:ascii="Times New Roman" w:hAnsi="Times New Roman" w:cs="Times New Roman"/>
          <w:i/>
          <w:iCs/>
        </w:rPr>
        <w:t>L. guichenoti</w:t>
      </w:r>
      <w:r w:rsidRPr="00EA245D">
        <w:rPr>
          <w:rFonts w:ascii="Times New Roman" w:hAnsi="Times New Roman" w:cs="Times New Roman"/>
        </w:rPr>
        <w:t xml:space="preserve">’s ability to use numerical information </w:t>
      </w:r>
      <w:del w:id="185" w:author="Christopher Friesen" w:date="2024-09-13T15:39:00Z" w16du:dateUtc="2024-09-13T05:39:00Z">
        <w:r w:rsidRPr="00EA245D" w:rsidDel="008E514A">
          <w:rPr>
            <w:rFonts w:ascii="Times New Roman" w:hAnsi="Times New Roman" w:cs="Times New Roman"/>
          </w:rPr>
          <w:delText>for making</w:delText>
        </w:r>
      </w:del>
      <w:ins w:id="186" w:author="Christopher Friesen" w:date="2024-09-13T15:39:00Z" w16du:dateUtc="2024-09-13T05:39:00Z">
        <w:r w:rsidR="008E514A">
          <w:rPr>
            <w:rFonts w:ascii="Times New Roman" w:hAnsi="Times New Roman" w:cs="Times New Roman"/>
          </w:rPr>
          <w:t>to make</w:t>
        </w:r>
      </w:ins>
      <w:r w:rsidRPr="00EA245D">
        <w:rPr>
          <w:rFonts w:ascii="Times New Roman" w:hAnsi="Times New Roman" w:cs="Times New Roman"/>
        </w:rPr>
        <w:t xml:space="preserve"> foraging decisions. We anticipated that lower incubation temperatures and exposure to CORT will impair lizards’ performance, especially in those tests with higher ratios following Weber’s Law (</w:t>
      </w:r>
      <w:hyperlink w:anchor="ref-agrillo2014spontaneous">
        <w:r w:rsidR="005F6DB9" w:rsidRPr="00EA245D">
          <w:rPr>
            <w:rStyle w:val="Hyperlink"/>
            <w:rFonts w:ascii="Times New Roman" w:hAnsi="Times New Roman" w:cs="Times New Roman"/>
          </w:rPr>
          <w:t>Agrillo and Bisazza 2014</w:t>
        </w:r>
      </w:hyperlink>
      <w:r w:rsidRPr="00EA245D">
        <w:rPr>
          <w:rFonts w:ascii="Times New Roman" w:hAnsi="Times New Roman" w:cs="Times New Roman"/>
        </w:rPr>
        <w:t xml:space="preserve">; </w:t>
      </w:r>
      <w:hyperlink w:anchor="ref-nieder2018evolution">
        <w:r w:rsidR="005F6DB9" w:rsidRPr="00EA245D">
          <w:rPr>
            <w:rStyle w:val="Hyperlink"/>
            <w:rFonts w:ascii="Times New Roman" w:hAnsi="Times New Roman" w:cs="Times New Roman"/>
          </w:rPr>
          <w:t>Nieder 2018</w:t>
        </w:r>
      </w:hyperlink>
      <w:commentRangeStart w:id="187"/>
      <w:commentRangeStart w:id="188"/>
      <w:r w:rsidRPr="00EA245D">
        <w:rPr>
          <w:rFonts w:ascii="Times New Roman" w:hAnsi="Times New Roman" w:cs="Times New Roman"/>
        </w:rPr>
        <w:t xml:space="preserve">). However, </w:t>
      </w:r>
      <w:del w:id="189" w:author="Christopher Friesen" w:date="2024-09-13T15:40:00Z" w16du:dateUtc="2024-09-13T05:40:00Z">
        <w:r w:rsidRPr="00EA245D" w:rsidDel="008E514A">
          <w:rPr>
            <w:rFonts w:ascii="Times New Roman" w:hAnsi="Times New Roman" w:cs="Times New Roman"/>
          </w:rPr>
          <w:delText>lizards’ behaviour was not impacted by our treatments</w:delText>
        </w:r>
      </w:del>
      <w:ins w:id="190" w:author="Christopher Friesen" w:date="2024-09-13T15:40:00Z" w16du:dateUtc="2024-09-13T05:40:00Z">
        <w:r w:rsidR="008E514A">
          <w:rPr>
            <w:rFonts w:ascii="Times New Roman" w:hAnsi="Times New Roman" w:cs="Times New Roman"/>
          </w:rPr>
          <w:t xml:space="preserve">our treatments did not impact lizards' </w:t>
        </w:r>
        <w:proofErr w:type="spellStart"/>
        <w:r w:rsidR="008E514A">
          <w:rPr>
            <w:rFonts w:ascii="Times New Roman" w:hAnsi="Times New Roman" w:cs="Times New Roman"/>
          </w:rPr>
          <w:t>behaviour</w:t>
        </w:r>
      </w:ins>
      <w:proofErr w:type="spellEnd"/>
      <w:r w:rsidRPr="00EA245D">
        <w:rPr>
          <w:rFonts w:ascii="Times New Roman" w:hAnsi="Times New Roman" w:cs="Times New Roman"/>
        </w:rPr>
        <w:t xml:space="preserve">, suggesting that early environmental conditions do not affect numerical competence in this species. </w:t>
      </w:r>
      <w:commentRangeEnd w:id="187"/>
      <w:r w:rsidR="008E514A">
        <w:rPr>
          <w:rStyle w:val="CommentReference"/>
        </w:rPr>
        <w:commentReference w:id="187"/>
      </w:r>
      <w:commentRangeEnd w:id="188"/>
      <w:r w:rsidR="008E514A">
        <w:rPr>
          <w:rStyle w:val="CommentReference"/>
        </w:rPr>
        <w:commentReference w:id="188"/>
      </w:r>
      <w:r w:rsidRPr="00EA245D">
        <w:rPr>
          <w:rFonts w:ascii="Times New Roman" w:hAnsi="Times New Roman" w:cs="Times New Roman"/>
        </w:rPr>
        <w:t xml:space="preserve">Our predictions were based </w:t>
      </w:r>
      <w:del w:id="191" w:author="Christopher Friesen" w:date="2024-09-13T15:40:00Z" w16du:dateUtc="2024-09-13T05:40:00Z">
        <w:r w:rsidRPr="00EA245D" w:rsidDel="008E514A">
          <w:rPr>
            <w:rFonts w:ascii="Times New Roman" w:hAnsi="Times New Roman" w:cs="Times New Roman"/>
          </w:rPr>
          <w:delText xml:space="preserve">in </w:delText>
        </w:r>
      </w:del>
      <w:ins w:id="192" w:author="Christopher Friesen" w:date="2024-09-13T15:40:00Z" w16du:dateUtc="2024-09-13T05:40:00Z">
        <w:r w:rsidR="008E514A">
          <w:rPr>
            <w:rFonts w:ascii="Times New Roman" w:hAnsi="Times New Roman" w:cs="Times New Roman"/>
          </w:rPr>
          <w:t>o</w:t>
        </w:r>
        <w:r w:rsidR="008E514A" w:rsidRPr="00EA245D">
          <w:rPr>
            <w:rFonts w:ascii="Times New Roman" w:hAnsi="Times New Roman" w:cs="Times New Roman"/>
          </w:rPr>
          <w:t xml:space="preserve">n </w:t>
        </w:r>
      </w:ins>
      <w:r w:rsidRPr="00EA245D">
        <w:rPr>
          <w:rFonts w:ascii="Times New Roman" w:hAnsi="Times New Roman" w:cs="Times New Roman"/>
        </w:rPr>
        <w:t>previous studies showing the effects of prenatal temperature and GCs on cognitive abilities in reptiles and other groups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zhu_prenatal_2004">
        <w:r w:rsidR="005F6DB9" w:rsidRPr="00EA245D">
          <w:rPr>
            <w:rStyle w:val="Hyperlink"/>
            <w:rFonts w:ascii="Times New Roman" w:hAnsi="Times New Roman" w:cs="Times New Roman"/>
          </w:rPr>
          <w:t>Zhu et al. 2004</w:t>
        </w:r>
      </w:hyperlink>
      <w:r w:rsidRPr="00EA245D">
        <w:rPr>
          <w:rFonts w:ascii="Times New Roman" w:hAnsi="Times New Roman" w:cs="Times New Roman"/>
        </w:rPr>
        <w:t xml:space="preserve">; </w:t>
      </w:r>
      <w:hyperlink w:anchor="ref-amiel_hotter_2012">
        <w:r w:rsidR="005F6DB9" w:rsidRPr="00EA245D">
          <w:rPr>
            <w:rStyle w:val="Hyperlink"/>
            <w:rFonts w:ascii="Times New Roman" w:hAnsi="Times New Roman" w:cs="Times New Roman"/>
          </w:rPr>
          <w:t>Amiel and Shine 2012</w:t>
        </w:r>
      </w:hyperlink>
      <w:r w:rsidRPr="00EA245D">
        <w:rPr>
          <w:rFonts w:ascii="Times New Roman" w:hAnsi="Times New Roman" w:cs="Times New Roman"/>
        </w:rPr>
        <w:t xml:space="preserve">; </w:t>
      </w:r>
      <w:hyperlink w:anchor="ref-clark_colour_2014">
        <w:r w:rsidR="005F6DB9" w:rsidRPr="00EA245D">
          <w:rPr>
            <w:rStyle w:val="Hyperlink"/>
            <w:rFonts w:ascii="Times New Roman" w:hAnsi="Times New Roman" w:cs="Times New Roman"/>
          </w:rPr>
          <w:t>Clark et al. 2014</w:t>
        </w:r>
      </w:hyperlink>
      <w:r w:rsidRPr="00EA245D">
        <w:rPr>
          <w:rFonts w:ascii="Times New Roman" w:hAnsi="Times New Roman" w:cs="Times New Roman"/>
        </w:rPr>
        <w:t xml:space="preserve">; </w:t>
      </w:r>
      <w:hyperlink w:anchor="ref-amiel_egg_2014">
        <w:r w:rsidR="005F6DB9" w:rsidRPr="00EA245D">
          <w:rPr>
            <w:rStyle w:val="Hyperlink"/>
            <w:rFonts w:ascii="Times New Roman" w:hAnsi="Times New Roman" w:cs="Times New Roman"/>
          </w:rPr>
          <w:t>Amiel et al. 2014</w:t>
        </w:r>
      </w:hyperlink>
      <w:r w:rsidRPr="00EA245D">
        <w:rPr>
          <w:rFonts w:ascii="Times New Roman" w:hAnsi="Times New Roman" w:cs="Times New Roman"/>
        </w:rPr>
        <w:t xml:space="preserve">; </w:t>
      </w:r>
      <w:hyperlink w:anchor="ref-lui2017chronic">
        <w:r w:rsidR="005F6DB9" w:rsidRPr="00EA245D">
          <w:rPr>
            <w:rStyle w:val="Hyperlink"/>
            <w:rFonts w:ascii="Times New Roman" w:hAnsi="Times New Roman" w:cs="Times New Roman"/>
          </w:rPr>
          <w:t>Lui et al. 2017</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However, these effects can be species-specific, varying across cognitive domains and test types (</w:t>
      </w:r>
      <w:hyperlink w:anchor="ref-szuran_water_1994">
        <w:r w:rsidR="005F6DB9" w:rsidRPr="00EA245D">
          <w:rPr>
            <w:rStyle w:val="Hyperlink"/>
            <w:rFonts w:ascii="Times New Roman" w:hAnsi="Times New Roman" w:cs="Times New Roman"/>
          </w:rPr>
          <w:t>Szuran et al. 1994</w:t>
        </w:r>
      </w:hyperlink>
      <w:r w:rsidRPr="00EA245D">
        <w:rPr>
          <w:rFonts w:ascii="Times New Roman" w:hAnsi="Times New Roman" w:cs="Times New Roman"/>
        </w:rPr>
        <w:t xml:space="preserve">; </w:t>
      </w:r>
      <w:hyperlink w:anchor="ref-farrell_developmental_2015-learn">
        <w:r w:rsidR="005F6DB9" w:rsidRPr="00EA245D">
          <w:rPr>
            <w:rStyle w:val="Hyperlink"/>
            <w:rFonts w:ascii="Times New Roman" w:hAnsi="Times New Roman" w:cs="Times New Roman"/>
          </w:rPr>
          <w:t>Farrell et al. 2015</w:t>
        </w:r>
      </w:hyperlink>
      <w:r w:rsidRPr="00EA245D">
        <w:rPr>
          <w:rFonts w:ascii="Times New Roman" w:hAnsi="Times New Roman" w:cs="Times New Roman"/>
        </w:rPr>
        <w:t xml:space="preserve">; </w:t>
      </w:r>
      <w:hyperlink w:anchor="ref-bebus_associative_2016">
        <w:r w:rsidR="005F6DB9" w:rsidRPr="00EA245D">
          <w:rPr>
            <w:rStyle w:val="Hyperlink"/>
            <w:rFonts w:ascii="Times New Roman" w:hAnsi="Times New Roman" w:cs="Times New Roman"/>
          </w:rPr>
          <w:t>Bebus et al. 2016</w:t>
        </w:r>
      </w:hyperlink>
      <w:r w:rsidRPr="00EA245D">
        <w:rPr>
          <w:rFonts w:ascii="Times New Roman" w:hAnsi="Times New Roman" w:cs="Times New Roman"/>
        </w:rPr>
        <w:t xml:space="preserve">; </w:t>
      </w:r>
      <w:hyperlink w:anchor="ref-dayananda_incubation_2017">
        <w:r w:rsidR="005F6DB9" w:rsidRPr="00EA245D">
          <w:rPr>
            <w:rStyle w:val="Hyperlink"/>
            <w:rFonts w:ascii="Times New Roman" w:hAnsi="Times New Roman" w:cs="Times New Roman"/>
          </w:rPr>
          <w:t>Dayananda and Webb 2017</w:t>
        </w:r>
      </w:hyperlink>
      <w:r w:rsidRPr="00EA245D">
        <w:rPr>
          <w:rFonts w:ascii="Times New Roman" w:hAnsi="Times New Roman" w:cs="Times New Roman"/>
        </w:rPr>
        <w:t xml:space="preserve">; </w:t>
      </w:r>
      <w:hyperlink w:anchor="ref-abayarathna_effects_2020">
        <w:r w:rsidR="005F6DB9" w:rsidRPr="00EA245D">
          <w:rPr>
            <w:rStyle w:val="Hyperlink"/>
            <w:rFonts w:ascii="Times New Roman" w:hAnsi="Times New Roman" w:cs="Times New Roman"/>
          </w:rPr>
          <w:t>Abayarathna and Webb 2020</w:t>
        </w:r>
      </w:hyperlink>
      <w:r w:rsidRPr="00EA245D">
        <w:rPr>
          <w:rFonts w:ascii="Times New Roman" w:hAnsi="Times New Roman" w:cs="Times New Roman"/>
        </w:rPr>
        <w:t xml:space="preserve">; </w:t>
      </w:r>
      <w:hyperlink w:anchor="ref-haq_prenatal_2021">
        <w:r w:rsidR="005F6DB9" w:rsidRPr="00EA245D">
          <w:rPr>
            <w:rStyle w:val="Hyperlink"/>
            <w:rFonts w:ascii="Times New Roman" w:hAnsi="Times New Roman" w:cs="Times New Roman"/>
          </w:rPr>
          <w:t>Haq et al. 2021</w:t>
        </w:r>
      </w:hyperlink>
      <w:r w:rsidRPr="00EA245D">
        <w:rPr>
          <w:rFonts w:ascii="Times New Roman" w:hAnsi="Times New Roman" w:cs="Times New Roman"/>
        </w:rPr>
        <w:t>).</w:t>
      </w:r>
    </w:p>
    <w:p w14:paraId="1CF25161" w14:textId="5BC933B2"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sidR="005F6DB9" w:rsidRPr="00EA245D">
          <w:rPr>
            <w:rStyle w:val="Hyperlink"/>
            <w:rFonts w:ascii="Times New Roman" w:hAnsi="Times New Roman" w:cs="Times New Roman"/>
          </w:rPr>
          <w:t>Coomber et al. 1997</w:t>
        </w:r>
      </w:hyperlink>
      <w:r w:rsidRPr="00EA245D">
        <w:rPr>
          <w:rFonts w:ascii="Times New Roman" w:hAnsi="Times New Roman" w:cs="Times New Roman"/>
        </w:rPr>
        <w:t xml:space="preserve">; </w:t>
      </w:r>
      <w:hyperlink w:anchor="ref-amiel_effects_2017">
        <w:r w:rsidR="005F6DB9" w:rsidRPr="00EA245D">
          <w:rPr>
            <w:rStyle w:val="Hyperlink"/>
            <w:rFonts w:ascii="Times New Roman" w:hAnsi="Times New Roman" w:cs="Times New Roman"/>
          </w:rPr>
          <w:t>Amiel et al. 2017</w:t>
        </w:r>
      </w:hyperlink>
      <w:r w:rsidRPr="00EA245D">
        <w:rPr>
          <w:rFonts w:ascii="Times New Roman" w:hAnsi="Times New Roman" w:cs="Times New Roman"/>
        </w:rPr>
        <w:t>). Similarly, impairments in spatial learning - but not in other learning tasks - in rats (</w:t>
      </w:r>
      <w:hyperlink w:anchor="ref-haq_prenatal_2021">
        <w:r w:rsidR="005F6DB9" w:rsidRPr="00EA245D">
          <w:rPr>
            <w:rStyle w:val="Hyperlink"/>
            <w:rFonts w:ascii="Times New Roman" w:hAnsi="Times New Roman" w:cs="Times New Roman"/>
          </w:rPr>
          <w:t>Haq et al. 2021</w:t>
        </w:r>
      </w:hyperlink>
      <w:r w:rsidRPr="00EA245D">
        <w:rPr>
          <w:rFonts w:ascii="Times New Roman" w:hAnsi="Times New Roman" w:cs="Times New Roman"/>
        </w:rPr>
        <w:t xml:space="preserve">) are likely associated with the greater density of GCs receptors mammals’ hippocampi </w:t>
      </w:r>
      <w:r w:rsidRPr="00EA245D">
        <w:rPr>
          <w:rFonts w:ascii="Times New Roman" w:hAnsi="Times New Roman" w:cs="Times New Roman"/>
        </w:rPr>
        <w:lastRenderedPageBreak/>
        <w:t>compared to other regions of the brain (</w:t>
      </w:r>
      <w:hyperlink w:anchor="ref-siegel_2006">
        <w:r w:rsidR="005F6DB9" w:rsidRPr="00EA245D">
          <w:rPr>
            <w:rStyle w:val="Hyperlink"/>
            <w:rFonts w:ascii="Times New Roman" w:hAnsi="Times New Roman" w:cs="Times New Roman"/>
          </w:rPr>
          <w:t>Siegel 2006</w:t>
        </w:r>
      </w:hyperlink>
      <w:r w:rsidRPr="00EA245D">
        <w:rPr>
          <w:rFonts w:ascii="Times New Roman" w:hAnsi="Times New Roman" w:cs="Times New Roman"/>
        </w:rPr>
        <w:t xml:space="preserve">). While it remains unknown which regions of the reptiles’ brain encode numerical information, our results suggest that relevant regions may be unaffected by the prenatal conditions tested here. However, researchers have proposed that non-verbal number representation is processed by two types of systems: one for small sets (≤ 4) that tracks and encodes objects as individual entities, and another and another for larger </w:t>
      </w:r>
      <w:proofErr w:type="spellStart"/>
      <w:r w:rsidRPr="00EA245D">
        <w:rPr>
          <w:rFonts w:ascii="Times New Roman" w:hAnsi="Times New Roman" w:cs="Times New Roman"/>
        </w:rPr>
        <w:t>numerosities</w:t>
      </w:r>
      <w:proofErr w:type="spellEnd"/>
      <w:r w:rsidRPr="00EA245D">
        <w:rPr>
          <w:rFonts w:ascii="Times New Roman" w:hAnsi="Times New Roman" w:cs="Times New Roman"/>
        </w:rPr>
        <w:t xml:space="preserve"> that operate</w:t>
      </w:r>
      <w:del w:id="193" w:author="Christopher Friesen" w:date="2024-09-13T15:41:00Z" w16du:dateUtc="2024-09-13T05:41:00Z">
        <w:r w:rsidRPr="00EA245D" w:rsidDel="008E514A">
          <w:rPr>
            <w:rFonts w:ascii="Times New Roman" w:hAnsi="Times New Roman" w:cs="Times New Roman"/>
          </w:rPr>
          <w:delText>s</w:delText>
        </w:r>
      </w:del>
      <w:r w:rsidRPr="00EA245D">
        <w:rPr>
          <w:rFonts w:ascii="Times New Roman" w:hAnsi="Times New Roman" w:cs="Times New Roman"/>
        </w:rPr>
        <w:t xml:space="preserve"> through estimation processes (</w:t>
      </w:r>
      <w:hyperlink w:anchor="ref-nieder2005counting">
        <w:r w:rsidR="005F6DB9" w:rsidRPr="00EA245D">
          <w:rPr>
            <w:rStyle w:val="Hyperlink"/>
            <w:rFonts w:ascii="Times New Roman" w:hAnsi="Times New Roman" w:cs="Times New Roman"/>
          </w:rPr>
          <w:t>Nieder 2005</w:t>
        </w:r>
      </w:hyperlink>
      <w:r w:rsidRPr="00EA245D">
        <w:rPr>
          <w:rFonts w:ascii="Times New Roman" w:hAnsi="Times New Roman" w:cs="Times New Roman"/>
        </w:rPr>
        <w:t xml:space="preserve">; </w:t>
      </w:r>
      <w:hyperlink w:anchor="ref-cantlon2009beyond">
        <w:r w:rsidR="005F6DB9" w:rsidRPr="00EA245D">
          <w:rPr>
            <w:rStyle w:val="Hyperlink"/>
            <w:rFonts w:ascii="Times New Roman" w:hAnsi="Times New Roman" w:cs="Times New Roman"/>
          </w:rPr>
          <w:t>Cantlon et al. 2009</w:t>
        </w:r>
      </w:hyperlink>
      <w:r w:rsidRPr="00EA245D">
        <w:rPr>
          <w:rFonts w:ascii="Times New Roman" w:hAnsi="Times New Roman" w:cs="Times New Roman"/>
        </w:rPr>
        <w:t xml:space="preserve">; </w:t>
      </w:r>
      <w:hyperlink w:anchor="ref-hyde2011two">
        <w:r w:rsidR="005F6DB9" w:rsidRPr="00EA245D">
          <w:rPr>
            <w:rStyle w:val="Hyperlink"/>
            <w:rFonts w:ascii="Times New Roman" w:hAnsi="Times New Roman" w:cs="Times New Roman"/>
          </w:rPr>
          <w:t>Hyde 2011</w:t>
        </w:r>
      </w:hyperlink>
      <w:r w:rsidRPr="00EA245D">
        <w:rPr>
          <w:rFonts w:ascii="Times New Roman" w:hAnsi="Times New Roman" w:cs="Times New Roman"/>
        </w:rPr>
        <w:t xml:space="preserve">). Our data indicates that at least those brain regions involved in discrete numerical representation might be robust to the effect of prenatal CORT and temperature in </w:t>
      </w:r>
      <w:r w:rsidRPr="00EA245D">
        <w:rPr>
          <w:rFonts w:ascii="Times New Roman" w:hAnsi="Times New Roman" w:cs="Times New Roman"/>
          <w:i/>
          <w:iCs/>
        </w:rPr>
        <w:t>L. guichenoti</w:t>
      </w:r>
      <w:r w:rsidRPr="00EA245D">
        <w:rPr>
          <w:rFonts w:ascii="Times New Roman" w:hAnsi="Times New Roman" w:cs="Times New Roman"/>
        </w:rPr>
        <w:t xml:space="preserve">. Studies using higher quantities of food items may help elucidate the effects of prenatal conditions on </w:t>
      </w:r>
      <w:r w:rsidRPr="00EA245D">
        <w:rPr>
          <w:rFonts w:ascii="Times New Roman" w:hAnsi="Times New Roman" w:cs="Times New Roman"/>
          <w:i/>
          <w:iCs/>
        </w:rPr>
        <w:t>L. guichenoti</w:t>
      </w:r>
      <w:r w:rsidRPr="00EA245D">
        <w:rPr>
          <w:rFonts w:ascii="Times New Roman" w:hAnsi="Times New Roman" w:cs="Times New Roman"/>
        </w:rPr>
        <w:t>’s numerical abilities. Alternatively, it is also plausible that treatment effects are masked by the overall poor performance across most of the tests</w:t>
      </w:r>
      <w:del w:id="194" w:author="Christopher Friesen" w:date="2024-09-13T15:44:00Z" w16du:dateUtc="2024-09-13T05:44:00Z">
        <w:r w:rsidRPr="00EA245D" w:rsidDel="00E16441">
          <w:rPr>
            <w:rFonts w:ascii="Times New Roman" w:hAnsi="Times New Roman" w:cs="Times New Roman"/>
          </w:rPr>
          <w:delText>; which could be a consequence of the species’ relying</w:delText>
        </w:r>
      </w:del>
      <w:ins w:id="195" w:author="Christopher Friesen" w:date="2024-09-13T15:44:00Z" w16du:dateUtc="2024-09-13T05:44:00Z">
        <w:r w:rsidR="00E16441">
          <w:rPr>
            <w:rFonts w:ascii="Times New Roman" w:hAnsi="Times New Roman" w:cs="Times New Roman"/>
          </w:rPr>
          <w:t>, which could be a consequence of the species’ reliance</w:t>
        </w:r>
      </w:ins>
      <w:r w:rsidRPr="00EA245D">
        <w:rPr>
          <w:rFonts w:ascii="Times New Roman" w:hAnsi="Times New Roman" w:cs="Times New Roman"/>
        </w:rPr>
        <w:t xml:space="preserve"> </w:t>
      </w:r>
      <w:del w:id="196" w:author="Christopher Friesen" w:date="2024-09-13T15:44:00Z" w16du:dateUtc="2024-09-13T05:44:00Z">
        <w:r w:rsidRPr="00EA245D" w:rsidDel="00E16441">
          <w:rPr>
            <w:rFonts w:ascii="Times New Roman" w:hAnsi="Times New Roman" w:cs="Times New Roman"/>
          </w:rPr>
          <w:delText xml:space="preserve">in </w:delText>
        </w:r>
      </w:del>
      <w:ins w:id="197" w:author="Christopher Friesen" w:date="2024-09-13T15:44:00Z" w16du:dateUtc="2024-09-13T05:44:00Z">
        <w:r w:rsidR="00E16441">
          <w:rPr>
            <w:rFonts w:ascii="Times New Roman" w:hAnsi="Times New Roman" w:cs="Times New Roman"/>
          </w:rPr>
          <w:t>o</w:t>
        </w:r>
        <w:r w:rsidR="00E16441" w:rsidRPr="00EA245D">
          <w:rPr>
            <w:rFonts w:ascii="Times New Roman" w:hAnsi="Times New Roman" w:cs="Times New Roman"/>
          </w:rPr>
          <w:t xml:space="preserve">n </w:t>
        </w:r>
        <w:r w:rsidR="00E16441">
          <w:rPr>
            <w:rFonts w:ascii="Times New Roman" w:hAnsi="Times New Roman" w:cs="Times New Roman"/>
          </w:rPr>
          <w:t>an</w:t>
        </w:r>
      </w:ins>
      <w:r w:rsidRPr="00EA245D">
        <w:rPr>
          <w:rFonts w:ascii="Times New Roman" w:hAnsi="Times New Roman" w:cs="Times New Roman"/>
        </w:rPr>
        <w:t>other type of information for foraging rather than numerical information. Thus, future research should investigate the effects of prenatal CORT and thermal environment on numerical competence by employing trained quantity discrimination tasks (</w:t>
      </w:r>
      <w:hyperlink w:anchor="ref-soldati2017long">
        <w:r w:rsidR="005F6DB9" w:rsidRPr="00EA245D">
          <w:rPr>
            <w:rStyle w:val="Hyperlink"/>
            <w:rFonts w:ascii="Times New Roman" w:hAnsi="Times New Roman" w:cs="Times New Roman"/>
          </w:rPr>
          <w:t>Soldati et al. 2017</w:t>
        </w:r>
      </w:hyperlink>
      <w:r w:rsidRPr="00EA245D">
        <w:rPr>
          <w:rFonts w:ascii="Times New Roman" w:hAnsi="Times New Roman" w:cs="Times New Roman"/>
        </w:rPr>
        <w:t xml:space="preserve">; </w:t>
      </w:r>
      <w:hyperlink w:anchor="ref-miletto2018quantity">
        <w:r w:rsidR="005F6DB9" w:rsidRPr="00EA245D">
          <w:rPr>
            <w:rStyle w:val="Hyperlink"/>
            <w:rFonts w:ascii="Times New Roman" w:hAnsi="Times New Roman" w:cs="Times New Roman"/>
          </w:rPr>
          <w:t>Miletto Petrazzini et al. 2018</w:t>
        </w:r>
      </w:hyperlink>
      <w:r w:rsidRPr="00EA245D">
        <w:rPr>
          <w:rFonts w:ascii="Times New Roman" w:hAnsi="Times New Roman" w:cs="Times New Roman"/>
        </w:rPr>
        <w:t xml:space="preserve">; </w:t>
      </w:r>
      <w:hyperlink w:anchor="ref-lin2021superior">
        <w:r w:rsidR="005F6DB9" w:rsidRPr="00EA245D">
          <w:rPr>
            <w:rStyle w:val="Hyperlink"/>
            <w:rFonts w:ascii="Times New Roman" w:hAnsi="Times New Roman" w:cs="Times New Roman"/>
          </w:rPr>
          <w:t>Lin et al. 2021</w:t>
        </w:r>
      </w:hyperlink>
      <w:r w:rsidRPr="00EA245D">
        <w:rPr>
          <w:rFonts w:ascii="Times New Roman" w:hAnsi="Times New Roman" w:cs="Times New Roman"/>
        </w:rPr>
        <w:t xml:space="preserve">, </w:t>
      </w:r>
      <w:hyperlink w:anchor="ref-lin2024trained">
        <w:r w:rsidR="005F6DB9" w:rsidRPr="00EA245D">
          <w:rPr>
            <w:rStyle w:val="Hyperlink"/>
            <w:rFonts w:ascii="Times New Roman" w:hAnsi="Times New Roman" w:cs="Times New Roman"/>
          </w:rPr>
          <w:t>2024</w:t>
        </w:r>
      </w:hyperlink>
      <w:r w:rsidRPr="00EA245D">
        <w:rPr>
          <w:rFonts w:ascii="Times New Roman" w:hAnsi="Times New Roman" w:cs="Times New Roman"/>
        </w:rPr>
        <w:t xml:space="preserve">; </w:t>
      </w:r>
      <w:hyperlink w:anchor="ref-tomonaga2023slowly">
        <w:r w:rsidR="005F6DB9" w:rsidRPr="00EA245D">
          <w:rPr>
            <w:rStyle w:val="Hyperlink"/>
            <w:rFonts w:ascii="Times New Roman" w:hAnsi="Times New Roman" w:cs="Times New Roman"/>
          </w:rPr>
          <w:t>Tomonaga et al. 2023</w:t>
        </w:r>
      </w:hyperlink>
      <w:r w:rsidRPr="00EA245D">
        <w:rPr>
          <w:rFonts w:ascii="Times New Roman" w:hAnsi="Times New Roman" w:cs="Times New Roman"/>
        </w:rPr>
        <w:t>).</w:t>
      </w:r>
    </w:p>
    <w:p w14:paraId="1728C37E" w14:textId="3CF822A8" w:rsidR="005F6DB9" w:rsidRPr="00EA245D" w:rsidRDefault="00000000" w:rsidP="00EA245D">
      <w:pPr>
        <w:pStyle w:val="BodyText"/>
        <w:spacing w:line="480" w:lineRule="auto"/>
        <w:rPr>
          <w:rFonts w:ascii="Times New Roman" w:hAnsi="Times New Roman" w:cs="Times New Roman"/>
        </w:rPr>
      </w:pPr>
      <w:r w:rsidRPr="00EA245D">
        <w:rPr>
          <w:rFonts w:ascii="Times New Roman" w:hAnsi="Times New Roman" w:cs="Times New Roman"/>
        </w:rPr>
        <w:t xml:space="preserve">In conclusion, </w:t>
      </w:r>
      <w:del w:id="198" w:author="Christopher Friesen" w:date="2024-09-13T15:44:00Z" w16du:dateUtc="2024-09-13T05:44:00Z">
        <w:r w:rsidRPr="00EA245D" w:rsidDel="00E16441">
          <w:rPr>
            <w:rFonts w:ascii="Times New Roman" w:hAnsi="Times New Roman" w:cs="Times New Roman"/>
          </w:rPr>
          <w:delText>our study is, to the best of our knowledge,</w:delText>
        </w:r>
      </w:del>
      <w:ins w:id="199" w:author="Christopher Friesen" w:date="2024-09-13T15:44:00Z" w16du:dateUtc="2024-09-13T05:44:00Z">
        <w:r w:rsidR="00E16441">
          <w:rPr>
            <w:rFonts w:ascii="Times New Roman" w:hAnsi="Times New Roman" w:cs="Times New Roman"/>
          </w:rPr>
          <w:t>to the best of our knowledge, our study is</w:t>
        </w:r>
      </w:ins>
      <w:r w:rsidRPr="00EA245D">
        <w:rPr>
          <w:rFonts w:ascii="Times New Roman" w:hAnsi="Times New Roman" w:cs="Times New Roman"/>
        </w:rPr>
        <w:t xml:space="preserve"> the first to explore the impact of prenatal conditions on numerical abilities in reptiles. Our findings suggest that </w:t>
      </w:r>
      <w:r w:rsidRPr="00EA245D">
        <w:rPr>
          <w:rFonts w:ascii="Times New Roman" w:hAnsi="Times New Roman" w:cs="Times New Roman"/>
          <w:i/>
          <w:iCs/>
        </w:rPr>
        <w:t>L. guichenoti</w:t>
      </w:r>
      <w:r w:rsidRPr="00EA245D">
        <w:rPr>
          <w:rFonts w:ascii="Times New Roman" w:hAnsi="Times New Roman" w:cs="Times New Roman"/>
        </w:rPr>
        <w:t xml:space="preserve"> does not rely on numerical information for foraging decisions and that their performance does not vary across different prenatal treatments. </w:t>
      </w:r>
      <w:commentRangeStart w:id="200"/>
      <w:r w:rsidRPr="00EA245D">
        <w:rPr>
          <w:rFonts w:ascii="Times New Roman" w:hAnsi="Times New Roman" w:cs="Times New Roman"/>
        </w:rPr>
        <w:t>This</w:t>
      </w:r>
      <w:commentRangeEnd w:id="200"/>
      <w:r w:rsidR="00E16441">
        <w:rPr>
          <w:rStyle w:val="CommentReference"/>
        </w:rPr>
        <w:commentReference w:id="200"/>
      </w:r>
      <w:r w:rsidRPr="00EA245D">
        <w:rPr>
          <w:rFonts w:ascii="Times New Roman" w:hAnsi="Times New Roman" w:cs="Times New Roman"/>
        </w:rPr>
        <w:t xml:space="preserve"> implies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sidRPr="00EA245D">
        <w:rPr>
          <w:rFonts w:ascii="Times New Roman" w:hAnsi="Times New Roman" w:cs="Times New Roman"/>
          <w:i/>
          <w:iCs/>
        </w:rPr>
        <w:t>L. guichenoti</w:t>
      </w:r>
      <w:r w:rsidRPr="00EA245D">
        <w:rPr>
          <w:rFonts w:ascii="Times New Roman" w:hAnsi="Times New Roman" w:cs="Times New Roman"/>
        </w:rPr>
        <w:t xml:space="preserve">. Therefore, we recommend that </w:t>
      </w:r>
      <w:r w:rsidRPr="00EA245D">
        <w:rPr>
          <w:rFonts w:ascii="Times New Roman" w:hAnsi="Times New Roman" w:cs="Times New Roman"/>
        </w:rPr>
        <w:lastRenderedPageBreak/>
        <w:t>future studies employ a broader array of tests and paradigms, including training-based tasks, larger sets of stimuli, and other sensory modalities, to more comprehensively assess numerical competence in this and related species. Such work will be pivotal in unrave</w:t>
      </w:r>
      <w:ins w:id="201" w:author="Christopher Friesen" w:date="2024-09-13T15:45:00Z" w16du:dateUtc="2024-09-13T05:45:00Z">
        <w:r w:rsidR="00E16441">
          <w:rPr>
            <w:rFonts w:ascii="Times New Roman" w:hAnsi="Times New Roman" w:cs="Times New Roman"/>
          </w:rPr>
          <w:t>l</w:t>
        </w:r>
      </w:ins>
      <w:r w:rsidRPr="00EA245D">
        <w:rPr>
          <w:rFonts w:ascii="Times New Roman" w:hAnsi="Times New Roman" w:cs="Times New Roman"/>
        </w:rPr>
        <w:t xml:space="preserve">ling </w:t>
      </w:r>
      <w:del w:id="202" w:author="Christopher Friesen" w:date="2024-09-13T15:45:00Z" w16du:dateUtc="2024-09-13T05:45:00Z">
        <w:r w:rsidRPr="00EA245D" w:rsidDel="00E16441">
          <w:rPr>
            <w:rFonts w:ascii="Times New Roman" w:hAnsi="Times New Roman" w:cs="Times New Roman"/>
          </w:rPr>
          <w:delText>the effects of early environmental factors on cognitive abilities in reptil</w:delText>
        </w:r>
      </w:del>
      <w:ins w:id="203" w:author="Christopher Friesen" w:date="2024-09-13T15:45:00Z" w16du:dateUtc="2024-09-13T05:45:00Z">
        <w:r w:rsidR="00E16441">
          <w:rPr>
            <w:rFonts w:ascii="Times New Roman" w:hAnsi="Times New Roman" w:cs="Times New Roman"/>
          </w:rPr>
          <w:t>early environmental factors' effects on reptiles' cognitive abiliti</w:t>
        </w:r>
      </w:ins>
      <w:r w:rsidRPr="00EA245D">
        <w:rPr>
          <w:rFonts w:ascii="Times New Roman" w:hAnsi="Times New Roman" w:cs="Times New Roman"/>
        </w:rPr>
        <w:t>es and advancing our understanding of numerosity across taxa.</w:t>
      </w:r>
    </w:p>
    <w:p w14:paraId="11E076AB" w14:textId="77777777" w:rsidR="005F6DB9" w:rsidRPr="00EA245D" w:rsidRDefault="00000000" w:rsidP="00EA245D">
      <w:pPr>
        <w:pStyle w:val="Heading2"/>
        <w:spacing w:line="480" w:lineRule="auto"/>
        <w:rPr>
          <w:rFonts w:ascii="Times New Roman" w:hAnsi="Times New Roman" w:cs="Times New Roman"/>
          <w:sz w:val="24"/>
          <w:szCs w:val="24"/>
        </w:rPr>
      </w:pPr>
      <w:bookmarkStart w:id="204" w:name="data-accessibility"/>
      <w:bookmarkEnd w:id="159"/>
      <w:r w:rsidRPr="00EA245D">
        <w:rPr>
          <w:rFonts w:ascii="Times New Roman" w:hAnsi="Times New Roman" w:cs="Times New Roman"/>
          <w:sz w:val="24"/>
          <w:szCs w:val="24"/>
        </w:rPr>
        <w:t>Data accessibility</w:t>
      </w:r>
    </w:p>
    <w:p w14:paraId="6B3532F1"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 xml:space="preserve">All data, data description, and R code are available in public repository </w:t>
      </w:r>
      <w:hyperlink r:id="rId14">
        <w:r w:rsidR="005F6DB9" w:rsidRPr="00EA245D">
          <w:rPr>
            <w:rStyle w:val="Hyperlink"/>
            <w:rFonts w:ascii="Times New Roman" w:hAnsi="Times New Roman" w:cs="Times New Roman"/>
          </w:rPr>
          <w:t>https://github.com/Pablo-Recio/CORT-Temp_Numerical</w:t>
        </w:r>
      </w:hyperlink>
      <w:r w:rsidRPr="00EA245D">
        <w:rPr>
          <w:rFonts w:ascii="Times New Roman" w:hAnsi="Times New Roman" w:cs="Times New Roman"/>
        </w:rPr>
        <w:t>.</w:t>
      </w:r>
    </w:p>
    <w:p w14:paraId="72F049EC" w14:textId="77777777" w:rsidR="005F6DB9" w:rsidRPr="00EA245D" w:rsidRDefault="00000000" w:rsidP="00EA245D">
      <w:pPr>
        <w:pStyle w:val="Heading2"/>
        <w:spacing w:line="480" w:lineRule="auto"/>
        <w:rPr>
          <w:rFonts w:ascii="Times New Roman" w:hAnsi="Times New Roman" w:cs="Times New Roman"/>
          <w:sz w:val="24"/>
          <w:szCs w:val="24"/>
        </w:rPr>
      </w:pPr>
      <w:bookmarkStart w:id="205" w:name="declaration-of-ai-use"/>
      <w:bookmarkEnd w:id="204"/>
      <w:r w:rsidRPr="00EA245D">
        <w:rPr>
          <w:rFonts w:ascii="Times New Roman" w:hAnsi="Times New Roman" w:cs="Times New Roman"/>
          <w:sz w:val="24"/>
          <w:szCs w:val="24"/>
        </w:rPr>
        <w:t>Declaration of AI use</w:t>
      </w:r>
    </w:p>
    <w:p w14:paraId="0750E50A"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declare Chat GPT was used for questions related to coding and data analyses. All other parts of the manuscript were written by the authors and those parts where AI was used were checked and modified accordingly by the authors.</w:t>
      </w:r>
    </w:p>
    <w:p w14:paraId="456F5F50" w14:textId="77777777" w:rsidR="005F6DB9" w:rsidRPr="00EA245D" w:rsidRDefault="00000000" w:rsidP="00EA245D">
      <w:pPr>
        <w:pStyle w:val="Heading2"/>
        <w:spacing w:line="480" w:lineRule="auto"/>
        <w:rPr>
          <w:rFonts w:ascii="Times New Roman" w:hAnsi="Times New Roman" w:cs="Times New Roman"/>
          <w:sz w:val="24"/>
          <w:szCs w:val="24"/>
        </w:rPr>
      </w:pPr>
      <w:bookmarkStart w:id="206" w:name="authors-contributions"/>
      <w:bookmarkEnd w:id="205"/>
      <w:r w:rsidRPr="00EA245D">
        <w:rPr>
          <w:rFonts w:ascii="Times New Roman" w:hAnsi="Times New Roman" w:cs="Times New Roman"/>
          <w:sz w:val="24"/>
          <w:szCs w:val="24"/>
        </w:rPr>
        <w:t>Authors’ contributions</w:t>
      </w:r>
    </w:p>
    <w:p w14:paraId="5CA8601F" w14:textId="04826912"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P</w:t>
      </w:r>
      <w:del w:id="207" w:author="Christopher Friesen" w:date="2024-09-13T15:14:00Z" w16du:dateUtc="2024-09-13T05:14:00Z">
        <w:r w:rsidRPr="00EA245D" w:rsidDel="007B0A93">
          <w:rPr>
            <w:rFonts w:ascii="Times New Roman" w:hAnsi="Times New Roman" w:cs="Times New Roman"/>
          </w:rPr>
          <w:delText>.R.</w:delText>
        </w:r>
      </w:del>
      <w:ins w:id="208" w:author="Christopher Friesen" w:date="2024-09-13T15:14:00Z" w16du:dateUtc="2024-09-13T05:14:00Z">
        <w:r w:rsidR="007B0A93">
          <w:rPr>
            <w:rFonts w:ascii="Times New Roman" w:hAnsi="Times New Roman" w:cs="Times New Roman"/>
          </w:rPr>
          <w:t>R</w:t>
        </w:r>
      </w:ins>
      <w:r w:rsidRPr="00EA245D">
        <w:rPr>
          <w:rFonts w:ascii="Times New Roman" w:hAnsi="Times New Roman" w:cs="Times New Roman"/>
        </w:rPr>
        <w:t>: conceptualization, methodology, data collection, data curation, formal analysis, writing—original draft, writing—review and editing; D</w:t>
      </w:r>
      <w:del w:id="209" w:author="Christopher Friesen" w:date="2024-09-13T15:14:00Z" w16du:dateUtc="2024-09-13T05:14:00Z">
        <w:r w:rsidRPr="00EA245D" w:rsidDel="007B0A93">
          <w:rPr>
            <w:rFonts w:ascii="Times New Roman" w:hAnsi="Times New Roman" w:cs="Times New Roman"/>
          </w:rPr>
          <w:delText>.C.L.</w:delText>
        </w:r>
      </w:del>
      <w:ins w:id="210" w:author="Christopher Friesen" w:date="2024-09-13T15:14:00Z" w16du:dateUtc="2024-09-13T05:14:00Z">
        <w:r w:rsidR="007B0A93">
          <w:rPr>
            <w:rFonts w:ascii="Times New Roman" w:hAnsi="Times New Roman" w:cs="Times New Roman"/>
          </w:rPr>
          <w:t>CL</w:t>
        </w:r>
      </w:ins>
      <w:r w:rsidRPr="00EA245D">
        <w:rPr>
          <w:rFonts w:ascii="Times New Roman" w:hAnsi="Times New Roman" w:cs="Times New Roman"/>
        </w:rPr>
        <w:t>: data collection, writing—review and editing; O</w:t>
      </w:r>
      <w:del w:id="211" w:author="Christopher Friesen" w:date="2024-09-13T15:14:00Z" w16du:dateUtc="2024-09-13T05:14:00Z">
        <w:r w:rsidRPr="00EA245D" w:rsidDel="007B0A93">
          <w:rPr>
            <w:rFonts w:ascii="Times New Roman" w:hAnsi="Times New Roman" w:cs="Times New Roman"/>
          </w:rPr>
          <w:delText>.C.</w:delText>
        </w:r>
      </w:del>
      <w:ins w:id="212" w:author="Christopher Friesen" w:date="2024-09-13T15:14:00Z" w16du:dateUtc="2024-09-13T05:14:00Z">
        <w:r w:rsidR="007B0A93">
          <w:rPr>
            <w:rFonts w:ascii="Times New Roman" w:hAnsi="Times New Roman" w:cs="Times New Roman"/>
          </w:rPr>
          <w:t>C</w:t>
        </w:r>
      </w:ins>
      <w:r w:rsidRPr="00EA245D">
        <w:rPr>
          <w:rFonts w:ascii="Times New Roman" w:hAnsi="Times New Roman" w:cs="Times New Roman"/>
        </w:rPr>
        <w:t>: conceptualization, writing—review and editing; C</w:t>
      </w:r>
      <w:del w:id="213" w:author="Christopher Friesen" w:date="2024-09-13T15:14:00Z" w16du:dateUtc="2024-09-13T05:14:00Z">
        <w:r w:rsidRPr="00EA245D" w:rsidDel="007B0A93">
          <w:rPr>
            <w:rFonts w:ascii="Times New Roman" w:hAnsi="Times New Roman" w:cs="Times New Roman"/>
          </w:rPr>
          <w:delText>.F.</w:delText>
        </w:r>
      </w:del>
      <w:ins w:id="214" w:author="Christopher Friesen" w:date="2024-09-13T15:14:00Z" w16du:dateUtc="2024-09-13T05:14:00Z">
        <w:r w:rsidR="007B0A93">
          <w:rPr>
            <w:rFonts w:ascii="Times New Roman" w:hAnsi="Times New Roman" w:cs="Times New Roman"/>
          </w:rPr>
          <w:t>F</w:t>
        </w:r>
      </w:ins>
      <w:r w:rsidRPr="00EA245D">
        <w:rPr>
          <w:rFonts w:ascii="Times New Roman" w:hAnsi="Times New Roman" w:cs="Times New Roman"/>
        </w:rPr>
        <w:t>: conceptualization, funding acquisition, writing—review and editing; A</w:t>
      </w:r>
      <w:del w:id="215" w:author="Christopher Friesen" w:date="2024-09-13T15:14:00Z" w16du:dateUtc="2024-09-13T05:14:00Z">
        <w:r w:rsidRPr="00EA245D" w:rsidDel="007B0A93">
          <w:rPr>
            <w:rFonts w:ascii="Times New Roman" w:hAnsi="Times New Roman" w:cs="Times New Roman"/>
          </w:rPr>
          <w:delText>.Y.P.</w:delText>
        </w:r>
      </w:del>
      <w:ins w:id="216" w:author="Christopher Friesen" w:date="2024-09-13T15:14:00Z" w16du:dateUtc="2024-09-13T05:14:00Z">
        <w:r w:rsidR="007B0A93">
          <w:rPr>
            <w:rFonts w:ascii="Times New Roman" w:hAnsi="Times New Roman" w:cs="Times New Roman"/>
          </w:rPr>
          <w:t>YP</w:t>
        </w:r>
      </w:ins>
      <w:r w:rsidRPr="00EA245D">
        <w:rPr>
          <w:rFonts w:ascii="Times New Roman" w:hAnsi="Times New Roman" w:cs="Times New Roman"/>
        </w:rPr>
        <w:t>: data collection, writing—review and editing; D</w:t>
      </w:r>
      <w:del w:id="217" w:author="Christopher Friesen" w:date="2024-09-13T15:14:00Z" w16du:dateUtc="2024-09-13T05:14:00Z">
        <w:r w:rsidRPr="00EA245D" w:rsidDel="007B0A93">
          <w:rPr>
            <w:rFonts w:ascii="Times New Roman" w:hAnsi="Times New Roman" w:cs="Times New Roman"/>
          </w:rPr>
          <w:delText>.N.</w:delText>
        </w:r>
      </w:del>
      <w:ins w:id="218" w:author="Christopher Friesen" w:date="2024-09-13T15:14:00Z" w16du:dateUtc="2024-09-13T05:14:00Z">
        <w:r w:rsidR="007B0A93">
          <w:rPr>
            <w:rFonts w:ascii="Times New Roman" w:hAnsi="Times New Roman" w:cs="Times New Roman"/>
          </w:rPr>
          <w:t>N</w:t>
        </w:r>
      </w:ins>
      <w:r w:rsidRPr="00EA245D">
        <w:rPr>
          <w:rFonts w:ascii="Times New Roman" w:hAnsi="Times New Roman" w:cs="Times New Roman"/>
        </w:rPr>
        <w:t>: conceptualization, methodology, funding acquisition, project administration, resources, supervision, writing—review and editing.</w:t>
      </w:r>
      <w:r w:rsidRPr="00EA245D">
        <w:rPr>
          <w:rFonts w:ascii="Times New Roman" w:hAnsi="Times New Roman" w:cs="Times New Roman"/>
        </w:rPr>
        <w:br/>
        <w:t>All authors gave final approval for publication and agreed to be held accountable for the work performed therein.</w:t>
      </w:r>
    </w:p>
    <w:p w14:paraId="427C59DB" w14:textId="77777777" w:rsidR="005F6DB9" w:rsidRPr="00EA245D" w:rsidRDefault="00000000" w:rsidP="00EA245D">
      <w:pPr>
        <w:pStyle w:val="Heading2"/>
        <w:spacing w:line="480" w:lineRule="auto"/>
        <w:rPr>
          <w:rFonts w:ascii="Times New Roman" w:hAnsi="Times New Roman" w:cs="Times New Roman"/>
          <w:sz w:val="24"/>
          <w:szCs w:val="24"/>
        </w:rPr>
      </w:pPr>
      <w:bookmarkStart w:id="219" w:name="conflict-of-interest-declaration"/>
      <w:bookmarkEnd w:id="206"/>
      <w:r w:rsidRPr="00EA245D">
        <w:rPr>
          <w:rFonts w:ascii="Times New Roman" w:hAnsi="Times New Roman" w:cs="Times New Roman"/>
          <w:sz w:val="24"/>
          <w:szCs w:val="24"/>
        </w:rPr>
        <w:lastRenderedPageBreak/>
        <w:t>Conflict of interest declaration</w:t>
      </w:r>
    </w:p>
    <w:p w14:paraId="3790032C"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declare we have no competing interests.</w:t>
      </w:r>
    </w:p>
    <w:p w14:paraId="2AD675F1" w14:textId="77777777" w:rsidR="005F6DB9" w:rsidRPr="00EA245D" w:rsidRDefault="00000000" w:rsidP="00EA245D">
      <w:pPr>
        <w:pStyle w:val="Heading2"/>
        <w:spacing w:line="480" w:lineRule="auto"/>
        <w:rPr>
          <w:rFonts w:ascii="Times New Roman" w:hAnsi="Times New Roman" w:cs="Times New Roman"/>
          <w:sz w:val="24"/>
          <w:szCs w:val="24"/>
        </w:rPr>
      </w:pPr>
      <w:bookmarkStart w:id="220" w:name="funding"/>
      <w:bookmarkEnd w:id="219"/>
      <w:r w:rsidRPr="00EA245D">
        <w:rPr>
          <w:rFonts w:ascii="Times New Roman" w:hAnsi="Times New Roman" w:cs="Times New Roman"/>
          <w:sz w:val="24"/>
          <w:szCs w:val="24"/>
        </w:rPr>
        <w:t>Funding</w:t>
      </w:r>
    </w:p>
    <w:p w14:paraId="007778EB" w14:textId="4F7885A0"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This work was supported by a National Australian University fellowship (P</w:t>
      </w:r>
      <w:del w:id="221" w:author="Christopher Friesen" w:date="2024-09-13T15:14:00Z" w16du:dateUtc="2024-09-13T05:14:00Z">
        <w:r w:rsidRPr="00EA245D" w:rsidDel="007B0A93">
          <w:rPr>
            <w:rFonts w:ascii="Times New Roman" w:hAnsi="Times New Roman" w:cs="Times New Roman"/>
          </w:rPr>
          <w:delText>.R.</w:delText>
        </w:r>
      </w:del>
      <w:ins w:id="222" w:author="Christopher Friesen" w:date="2024-09-13T15:14:00Z" w16du:dateUtc="2024-09-13T05:14:00Z">
        <w:r w:rsidR="007B0A93">
          <w:rPr>
            <w:rFonts w:ascii="Times New Roman" w:hAnsi="Times New Roman" w:cs="Times New Roman"/>
          </w:rPr>
          <w:t>R</w:t>
        </w:r>
      </w:ins>
      <w:r w:rsidRPr="00EA245D">
        <w:rPr>
          <w:rFonts w:ascii="Times New Roman" w:hAnsi="Times New Roman" w:cs="Times New Roman"/>
        </w:rPr>
        <w:t>), and the Australian Research Council (grant no. DP210101152) to D</w:t>
      </w:r>
      <w:del w:id="223" w:author="Christopher Friesen" w:date="2024-09-13T15:14:00Z" w16du:dateUtc="2024-09-13T05:14:00Z">
        <w:r w:rsidRPr="00EA245D" w:rsidDel="007B0A93">
          <w:rPr>
            <w:rFonts w:ascii="Times New Roman" w:hAnsi="Times New Roman" w:cs="Times New Roman"/>
          </w:rPr>
          <w:delText>.N.</w:delText>
        </w:r>
      </w:del>
      <w:ins w:id="224" w:author="Christopher Friesen" w:date="2024-09-13T15:14:00Z" w16du:dateUtc="2024-09-13T05:14:00Z">
        <w:r w:rsidR="007B0A93">
          <w:rPr>
            <w:rFonts w:ascii="Times New Roman" w:hAnsi="Times New Roman" w:cs="Times New Roman"/>
          </w:rPr>
          <w:t>N</w:t>
        </w:r>
      </w:ins>
      <w:r w:rsidRPr="00EA245D">
        <w:rPr>
          <w:rFonts w:ascii="Times New Roman" w:hAnsi="Times New Roman" w:cs="Times New Roman"/>
        </w:rPr>
        <w:t xml:space="preserve"> and C</w:t>
      </w:r>
      <w:del w:id="225" w:author="Christopher Friesen" w:date="2024-09-13T15:14:00Z" w16du:dateUtc="2024-09-13T05:14:00Z">
        <w:r w:rsidRPr="00EA245D" w:rsidDel="007B0A93">
          <w:rPr>
            <w:rFonts w:ascii="Times New Roman" w:hAnsi="Times New Roman" w:cs="Times New Roman"/>
          </w:rPr>
          <w:delText>.</w:delText>
        </w:r>
      </w:del>
      <w:r w:rsidRPr="00EA245D">
        <w:rPr>
          <w:rFonts w:ascii="Times New Roman" w:hAnsi="Times New Roman" w:cs="Times New Roman"/>
        </w:rPr>
        <w:t>F.</w:t>
      </w:r>
    </w:p>
    <w:p w14:paraId="02668519" w14:textId="77777777" w:rsidR="005F6DB9" w:rsidRPr="00EA245D" w:rsidRDefault="00000000" w:rsidP="00EA245D">
      <w:pPr>
        <w:pStyle w:val="Heading2"/>
        <w:spacing w:line="480" w:lineRule="auto"/>
        <w:rPr>
          <w:rFonts w:ascii="Times New Roman" w:hAnsi="Times New Roman" w:cs="Times New Roman"/>
          <w:sz w:val="24"/>
          <w:szCs w:val="24"/>
        </w:rPr>
      </w:pPr>
      <w:bookmarkStart w:id="226" w:name="acknowledgements"/>
      <w:bookmarkEnd w:id="220"/>
      <w:r w:rsidRPr="00EA245D">
        <w:rPr>
          <w:rFonts w:ascii="Times New Roman" w:hAnsi="Times New Roman" w:cs="Times New Roman"/>
          <w:sz w:val="24"/>
          <w:szCs w:val="24"/>
        </w:rPr>
        <w:t>Acknowledgements</w:t>
      </w:r>
    </w:p>
    <w:p w14:paraId="320CCCA0" w14:textId="77777777" w:rsidR="005F6DB9" w:rsidRPr="00EA245D" w:rsidRDefault="00000000" w:rsidP="00EA245D">
      <w:pPr>
        <w:pStyle w:val="FirstParagraph"/>
        <w:spacing w:line="480" w:lineRule="auto"/>
        <w:rPr>
          <w:rFonts w:ascii="Times New Roman" w:hAnsi="Times New Roman" w:cs="Times New Roman"/>
        </w:rPr>
      </w:pPr>
      <w:r w:rsidRPr="00EA245D">
        <w:rPr>
          <w:rFonts w:ascii="Times New Roman" w:hAnsi="Times New Roman" w:cs="Times New Roman"/>
        </w:rP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3012F279" w14:textId="77777777" w:rsidR="005F6DB9" w:rsidRPr="00EA245D" w:rsidRDefault="00000000" w:rsidP="00EA245D">
      <w:pPr>
        <w:pStyle w:val="Heading2"/>
        <w:spacing w:line="480" w:lineRule="auto"/>
        <w:rPr>
          <w:rFonts w:ascii="Times New Roman" w:hAnsi="Times New Roman" w:cs="Times New Roman"/>
          <w:sz w:val="24"/>
          <w:szCs w:val="24"/>
        </w:rPr>
      </w:pPr>
      <w:bookmarkStart w:id="227" w:name="references"/>
      <w:bookmarkEnd w:id="226"/>
      <w:r w:rsidRPr="00EA245D">
        <w:rPr>
          <w:rFonts w:ascii="Times New Roman" w:hAnsi="Times New Roman" w:cs="Times New Roman"/>
          <w:sz w:val="24"/>
          <w:szCs w:val="24"/>
        </w:rPr>
        <w:t>References</w:t>
      </w:r>
    </w:p>
    <w:p w14:paraId="61ECDD11" w14:textId="77777777" w:rsidR="005F6DB9" w:rsidRPr="00EA245D" w:rsidRDefault="00000000" w:rsidP="00EA245D">
      <w:pPr>
        <w:pStyle w:val="Bibliography"/>
        <w:spacing w:line="480" w:lineRule="auto"/>
        <w:rPr>
          <w:rFonts w:ascii="Times New Roman" w:hAnsi="Times New Roman" w:cs="Times New Roman"/>
        </w:rPr>
      </w:pPr>
      <w:bookmarkStart w:id="228" w:name="ref-abayarathna_effects_2020"/>
      <w:bookmarkStart w:id="229" w:name="refs"/>
      <w:r w:rsidRPr="00EA245D">
        <w:rPr>
          <w:rFonts w:ascii="Times New Roman" w:hAnsi="Times New Roman" w:cs="Times New Roman"/>
        </w:rPr>
        <w:t xml:space="preserve">Abayarathna T, Webb JK (2020) Effects of incubation temperatures on learning abilities of hatchling velvet geckos. Animal Cognition 23:613–620. </w:t>
      </w:r>
      <w:hyperlink r:id="rId15">
        <w:r w:rsidR="005F6DB9" w:rsidRPr="00EA245D">
          <w:rPr>
            <w:rStyle w:val="Hyperlink"/>
            <w:rFonts w:ascii="Times New Roman" w:hAnsi="Times New Roman" w:cs="Times New Roman"/>
          </w:rPr>
          <w:t>https://doi.org/10.1007/s10071-020-01365-4</w:t>
        </w:r>
      </w:hyperlink>
    </w:p>
    <w:p w14:paraId="56E9B3D9" w14:textId="77777777" w:rsidR="005F6DB9" w:rsidRPr="00EA245D" w:rsidRDefault="00000000" w:rsidP="00EA245D">
      <w:pPr>
        <w:pStyle w:val="Bibliography"/>
        <w:spacing w:line="480" w:lineRule="auto"/>
        <w:rPr>
          <w:rFonts w:ascii="Times New Roman" w:hAnsi="Times New Roman" w:cs="Times New Roman"/>
        </w:rPr>
      </w:pPr>
      <w:bookmarkStart w:id="230" w:name="ref-agrillo2014spontaneous"/>
      <w:bookmarkEnd w:id="228"/>
      <w:r w:rsidRPr="00EA245D">
        <w:rPr>
          <w:rFonts w:ascii="Times New Roman" w:hAnsi="Times New Roman" w:cs="Times New Roman"/>
        </w:rPr>
        <w:t>Agrillo C, Bisazza A (2014) Spontaneous versus trained numerical abilities. A comparison between the two main tools to study numerical competence in non-human animals. Journal of neuroscience methods 234:82–91</w:t>
      </w:r>
    </w:p>
    <w:p w14:paraId="5EA565D2" w14:textId="77777777" w:rsidR="005F6DB9" w:rsidRPr="00EA245D" w:rsidRDefault="00000000" w:rsidP="00EA245D">
      <w:pPr>
        <w:pStyle w:val="Bibliography"/>
        <w:spacing w:line="480" w:lineRule="auto"/>
        <w:rPr>
          <w:rFonts w:ascii="Times New Roman" w:hAnsi="Times New Roman" w:cs="Times New Roman"/>
        </w:rPr>
      </w:pPr>
      <w:bookmarkStart w:id="231" w:name="ref-amiel_effects_2017"/>
      <w:bookmarkEnd w:id="230"/>
      <w:r w:rsidRPr="00EA245D">
        <w:rPr>
          <w:rFonts w:ascii="Times New Roman" w:hAnsi="Times New Roman" w:cs="Times New Roman"/>
        </w:rPr>
        <w:t xml:space="preserve">Amiel JJ, Bao S, Shine R (2017) The effects of incubation temperature on the development of the cortical forebrain in a lizard. Animal Cognition 20:117–125. </w:t>
      </w:r>
      <w:hyperlink r:id="rId16">
        <w:r w:rsidR="005F6DB9" w:rsidRPr="00EA245D">
          <w:rPr>
            <w:rStyle w:val="Hyperlink"/>
            <w:rFonts w:ascii="Times New Roman" w:hAnsi="Times New Roman" w:cs="Times New Roman"/>
          </w:rPr>
          <w:t>https://doi.org/10.1007/s10071-016-0993-2</w:t>
        </w:r>
      </w:hyperlink>
    </w:p>
    <w:p w14:paraId="0A4008E7" w14:textId="77777777" w:rsidR="005F6DB9" w:rsidRPr="00EA245D" w:rsidRDefault="00000000" w:rsidP="00EA245D">
      <w:pPr>
        <w:pStyle w:val="Bibliography"/>
        <w:spacing w:line="480" w:lineRule="auto"/>
        <w:rPr>
          <w:rFonts w:ascii="Times New Roman" w:hAnsi="Times New Roman" w:cs="Times New Roman"/>
        </w:rPr>
      </w:pPr>
      <w:bookmarkStart w:id="232" w:name="ref-amiel_egg_2014"/>
      <w:bookmarkEnd w:id="231"/>
      <w:r w:rsidRPr="00EA245D">
        <w:rPr>
          <w:rFonts w:ascii="Times New Roman" w:hAnsi="Times New Roman" w:cs="Times New Roman"/>
        </w:rPr>
        <w:lastRenderedPageBreak/>
        <w:t xml:space="preserve">Amiel JJ, Lindström T, Shine R (2014) Egg incubation effects generate positive correlations between size, speed and learning ability in young lizards. Animal Cognition 17:337–347. </w:t>
      </w:r>
      <w:hyperlink r:id="rId17">
        <w:r w:rsidR="005F6DB9" w:rsidRPr="00EA245D">
          <w:rPr>
            <w:rStyle w:val="Hyperlink"/>
            <w:rFonts w:ascii="Times New Roman" w:hAnsi="Times New Roman" w:cs="Times New Roman"/>
          </w:rPr>
          <w:t>https://doi.org/10.1007/s10071-013-0665-4</w:t>
        </w:r>
      </w:hyperlink>
    </w:p>
    <w:p w14:paraId="55A230B3" w14:textId="77777777" w:rsidR="005F6DB9" w:rsidRPr="00EA245D" w:rsidRDefault="00000000" w:rsidP="00EA245D">
      <w:pPr>
        <w:pStyle w:val="Bibliography"/>
        <w:spacing w:line="480" w:lineRule="auto"/>
        <w:rPr>
          <w:rFonts w:ascii="Times New Roman" w:hAnsi="Times New Roman" w:cs="Times New Roman"/>
        </w:rPr>
      </w:pPr>
      <w:bookmarkStart w:id="233" w:name="ref-amiel_hotter_2012"/>
      <w:bookmarkEnd w:id="232"/>
      <w:r w:rsidRPr="00EA245D">
        <w:rPr>
          <w:rFonts w:ascii="Times New Roman" w:hAnsi="Times New Roman" w:cs="Times New Roman"/>
        </w:rPr>
        <w:t xml:space="preserve">Amiel JJ, Shine R (2012) Hotter nests produce smarter young lizards. Biology Letters 8:372–374. </w:t>
      </w:r>
      <w:hyperlink r:id="rId18">
        <w:r w:rsidR="005F6DB9" w:rsidRPr="00EA245D">
          <w:rPr>
            <w:rStyle w:val="Hyperlink"/>
            <w:rFonts w:ascii="Times New Roman" w:hAnsi="Times New Roman" w:cs="Times New Roman"/>
          </w:rPr>
          <w:t>https://doi.org/10.1098/rsbl.2011.1161</w:t>
        </w:r>
      </w:hyperlink>
    </w:p>
    <w:p w14:paraId="4A33385D" w14:textId="77777777" w:rsidR="005F6DB9" w:rsidRPr="00EA245D" w:rsidRDefault="00000000" w:rsidP="00EA245D">
      <w:pPr>
        <w:pStyle w:val="Bibliography"/>
        <w:spacing w:line="480" w:lineRule="auto"/>
        <w:rPr>
          <w:rFonts w:ascii="Times New Roman" w:hAnsi="Times New Roman" w:cs="Times New Roman"/>
        </w:rPr>
      </w:pPr>
      <w:bookmarkStart w:id="234" w:name="ref-bebus_associative_2016"/>
      <w:bookmarkEnd w:id="233"/>
      <w:r w:rsidRPr="00EA245D">
        <w:rPr>
          <w:rFonts w:ascii="Times New Roman" w:hAnsi="Times New Roman" w:cs="Times New Roman"/>
        </w:rPr>
        <w:t xml:space="preserve">Bebus SE, Small TW, Jones BC, et al (2016) Associative learning is inversely related to reversal learning and varies with nestling corticosterone exposure. Animal Behaviour 111:251–260. </w:t>
      </w:r>
      <w:hyperlink r:id="rId19">
        <w:r w:rsidR="005F6DB9" w:rsidRPr="00EA245D">
          <w:rPr>
            <w:rStyle w:val="Hyperlink"/>
            <w:rFonts w:ascii="Times New Roman" w:hAnsi="Times New Roman" w:cs="Times New Roman"/>
          </w:rPr>
          <w:t>https://doi.org/10.1016/j.anbehav.2015.10.027</w:t>
        </w:r>
      </w:hyperlink>
    </w:p>
    <w:p w14:paraId="2A0632DC" w14:textId="77777777" w:rsidR="005F6DB9" w:rsidRPr="00EA245D" w:rsidRDefault="00000000" w:rsidP="00EA245D">
      <w:pPr>
        <w:pStyle w:val="Bibliography"/>
        <w:spacing w:line="480" w:lineRule="auto"/>
        <w:rPr>
          <w:rFonts w:ascii="Times New Roman" w:hAnsi="Times New Roman" w:cs="Times New Roman"/>
        </w:rPr>
      </w:pPr>
      <w:bookmarkStart w:id="235" w:name="ref-beran2016capuchin"/>
      <w:bookmarkEnd w:id="234"/>
      <w:r w:rsidRPr="00EA245D">
        <w:rPr>
          <w:rFonts w:ascii="Times New Roman" w:hAnsi="Times New Roman" w:cs="Times New Roman"/>
        </w:rPr>
        <w:t>Beran MJ, Parrish AE (2016) Capuchin monkeys (cebus apella) treat small and large numbers of items similarly during a relative quantity judgment task. Psychonomic bulletin &amp; review 23:1206–1213</w:t>
      </w:r>
    </w:p>
    <w:p w14:paraId="4AD9EB0D" w14:textId="77777777" w:rsidR="005F6DB9" w:rsidRPr="00EA245D" w:rsidRDefault="00000000" w:rsidP="00EA245D">
      <w:pPr>
        <w:pStyle w:val="Bibliography"/>
        <w:spacing w:line="480" w:lineRule="auto"/>
        <w:rPr>
          <w:rFonts w:ascii="Times New Roman" w:hAnsi="Times New Roman" w:cs="Times New Roman"/>
        </w:rPr>
      </w:pPr>
      <w:bookmarkStart w:id="236" w:name="ref-bisazza2014experim"/>
      <w:bookmarkEnd w:id="235"/>
      <w:r w:rsidRPr="00EA245D">
        <w:rPr>
          <w:rFonts w:ascii="Times New Roman" w:hAnsi="Times New Roman" w:cs="Times New Roman"/>
        </w:rPr>
        <w:t>Bisazza A, Agrillo C, Lucon-Xiccato T (2014) Extensive training extends numerical abilities of guppies. Animal cognition 17:1413–1419</w:t>
      </w:r>
    </w:p>
    <w:p w14:paraId="251B365A" w14:textId="77777777" w:rsidR="005F6DB9" w:rsidRPr="00EA245D" w:rsidRDefault="00000000" w:rsidP="00EA245D">
      <w:pPr>
        <w:pStyle w:val="Bibliography"/>
        <w:spacing w:line="480" w:lineRule="auto"/>
        <w:rPr>
          <w:rFonts w:ascii="Times New Roman" w:hAnsi="Times New Roman" w:cs="Times New Roman"/>
        </w:rPr>
      </w:pPr>
      <w:bookmarkStart w:id="237" w:name="ref-burkner2017brms"/>
      <w:bookmarkEnd w:id="236"/>
      <w:r w:rsidRPr="00EA245D">
        <w:rPr>
          <w:rFonts w:ascii="Times New Roman" w:hAnsi="Times New Roman" w:cs="Times New Roman"/>
        </w:rPr>
        <w:t>Bürkner P-C (2017) Brms: An r package for bayesian multilevel models using stan. Journal of statistical software 80:1–28</w:t>
      </w:r>
    </w:p>
    <w:p w14:paraId="2000F25D" w14:textId="77777777" w:rsidR="005F6DB9" w:rsidRPr="00EA245D" w:rsidRDefault="00000000" w:rsidP="00EA245D">
      <w:pPr>
        <w:pStyle w:val="Bibliography"/>
        <w:spacing w:line="480" w:lineRule="auto"/>
        <w:rPr>
          <w:rFonts w:ascii="Times New Roman" w:hAnsi="Times New Roman" w:cs="Times New Roman"/>
        </w:rPr>
      </w:pPr>
      <w:bookmarkStart w:id="238" w:name="ref-cantlon2009beyond"/>
      <w:bookmarkEnd w:id="237"/>
      <w:r w:rsidRPr="00EA245D">
        <w:rPr>
          <w:rFonts w:ascii="Times New Roman" w:hAnsi="Times New Roman" w:cs="Times New Roman"/>
        </w:rPr>
        <w:t>Cantlon JF, Platt ML, Brannon EM (2009) Beyond the number domain. Trends in cognitive sciences 13:83–91</w:t>
      </w:r>
    </w:p>
    <w:p w14:paraId="5F5EA131" w14:textId="77777777" w:rsidR="005F6DB9" w:rsidRPr="00EA245D" w:rsidRDefault="00000000" w:rsidP="00EA245D">
      <w:pPr>
        <w:pStyle w:val="Bibliography"/>
        <w:spacing w:line="480" w:lineRule="auto"/>
        <w:rPr>
          <w:rFonts w:ascii="Times New Roman" w:hAnsi="Times New Roman" w:cs="Times New Roman"/>
        </w:rPr>
      </w:pPr>
      <w:bookmarkStart w:id="239" w:name="ref-carazo2009quantity"/>
      <w:bookmarkEnd w:id="238"/>
      <w:r w:rsidRPr="00EA245D">
        <w:rPr>
          <w:rFonts w:ascii="Times New Roman" w:hAnsi="Times New Roman" w:cs="Times New Roman"/>
        </w:rPr>
        <w:t>Carazo P, Font E, Forteza-Behrendt E, Desfilis E (2009) Quantity discrimination in tenebrio molitor: Evidence of numerosity discrimination in an invertebrate? Animal Cognition 12:463–470</w:t>
      </w:r>
    </w:p>
    <w:p w14:paraId="4C5AB29C" w14:textId="77777777" w:rsidR="005F6DB9" w:rsidRPr="00EA245D" w:rsidRDefault="00000000" w:rsidP="00EA245D">
      <w:pPr>
        <w:pStyle w:val="Bibliography"/>
        <w:spacing w:line="480" w:lineRule="auto"/>
        <w:rPr>
          <w:rFonts w:ascii="Times New Roman" w:hAnsi="Times New Roman" w:cs="Times New Roman"/>
        </w:rPr>
      </w:pPr>
      <w:bookmarkStart w:id="240" w:name="ref-chittka1995can"/>
      <w:bookmarkEnd w:id="239"/>
      <w:r w:rsidRPr="00EA245D">
        <w:rPr>
          <w:rFonts w:ascii="Times New Roman" w:hAnsi="Times New Roman" w:cs="Times New Roman"/>
        </w:rPr>
        <w:t>Chittka L, Geiger K (1995) Can honey bees count landmarks? Animal Behaviour 49:159–164</w:t>
      </w:r>
    </w:p>
    <w:p w14:paraId="4E82F465" w14:textId="77777777" w:rsidR="005F6DB9" w:rsidRPr="00EA245D" w:rsidRDefault="00000000" w:rsidP="00EA245D">
      <w:pPr>
        <w:pStyle w:val="Bibliography"/>
        <w:spacing w:line="480" w:lineRule="auto"/>
        <w:rPr>
          <w:rFonts w:ascii="Times New Roman" w:hAnsi="Times New Roman" w:cs="Times New Roman"/>
        </w:rPr>
      </w:pPr>
      <w:bookmarkStart w:id="241" w:name="ref-clark_colour_2014"/>
      <w:bookmarkEnd w:id="240"/>
      <w:r w:rsidRPr="00EA245D">
        <w:rPr>
          <w:rFonts w:ascii="Times New Roman" w:hAnsi="Times New Roman" w:cs="Times New Roman"/>
        </w:rPr>
        <w:lastRenderedPageBreak/>
        <w:t xml:space="preserve">Clark BF, Amiel JJ, Shine R, et al (2014) Colour discrimination and associative learning in hatchling lizards incubated at “hot” and “cold” temperatures. Behavioral Ecology and Sociobiology 68:239–247. </w:t>
      </w:r>
      <w:hyperlink r:id="rId20">
        <w:r w:rsidR="005F6DB9" w:rsidRPr="00EA245D">
          <w:rPr>
            <w:rStyle w:val="Hyperlink"/>
            <w:rFonts w:ascii="Times New Roman" w:hAnsi="Times New Roman" w:cs="Times New Roman"/>
          </w:rPr>
          <w:t>https://doi.org/10.1007/s00265-013-1639-x</w:t>
        </w:r>
      </w:hyperlink>
    </w:p>
    <w:p w14:paraId="10E6ABD9" w14:textId="77777777" w:rsidR="005F6DB9" w:rsidRPr="00EA245D" w:rsidRDefault="00000000" w:rsidP="00EA245D">
      <w:pPr>
        <w:pStyle w:val="Bibliography"/>
        <w:spacing w:line="480" w:lineRule="auto"/>
        <w:rPr>
          <w:rFonts w:ascii="Times New Roman" w:hAnsi="Times New Roman" w:cs="Times New Roman"/>
        </w:rPr>
      </w:pPr>
      <w:bookmarkStart w:id="242" w:name="ref-coomber_independent_1997"/>
      <w:bookmarkEnd w:id="241"/>
      <w:r w:rsidRPr="00EA245D">
        <w:rPr>
          <w:rFonts w:ascii="Times New Roman" w:hAnsi="Times New Roman" w:cs="Times New Roman"/>
        </w:rP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21">
        <w:r w:rsidR="005F6DB9" w:rsidRPr="00EA245D">
          <w:rPr>
            <w:rStyle w:val="Hyperlink"/>
            <w:rFonts w:ascii="Times New Roman" w:hAnsi="Times New Roman" w:cs="Times New Roman"/>
          </w:rPr>
          <w:t>https://doi.org/10.1002/(SICI)1096-9861(19970414)380:3&lt;409::AID-CNE9&gt;3.0.CO;2-6</w:t>
        </w:r>
      </w:hyperlink>
    </w:p>
    <w:p w14:paraId="7C5B5F8C" w14:textId="77777777" w:rsidR="005F6DB9" w:rsidRPr="00EA245D" w:rsidRDefault="00000000" w:rsidP="00EA245D">
      <w:pPr>
        <w:pStyle w:val="Bibliography"/>
        <w:spacing w:line="480" w:lineRule="auto"/>
        <w:rPr>
          <w:rFonts w:ascii="Times New Roman" w:hAnsi="Times New Roman" w:cs="Times New Roman"/>
        </w:rPr>
      </w:pPr>
      <w:bookmarkStart w:id="243" w:name="ref-cooper2024tell"/>
      <w:bookmarkEnd w:id="242"/>
      <w:r w:rsidRPr="00EA245D">
        <w:rPr>
          <w:rFonts w:ascii="Times New Roman" w:hAnsi="Times New Roman" w:cs="Times New Roman"/>
        </w:rPr>
        <w:t>Cooper TL, Pardo-Sanchez J, Sosnowski MJ, et al (2024) How to tell more is more: Quantity discrimination in eastern box turtles (emydidae: Terrapene carolina). Journal of Herpetology 58:1–15</w:t>
      </w:r>
    </w:p>
    <w:p w14:paraId="586D7525" w14:textId="77777777" w:rsidR="005F6DB9" w:rsidRPr="00EA245D" w:rsidRDefault="00000000" w:rsidP="00EA245D">
      <w:pPr>
        <w:pStyle w:val="Bibliography"/>
        <w:spacing w:line="480" w:lineRule="auto"/>
        <w:rPr>
          <w:rFonts w:ascii="Times New Roman" w:hAnsi="Times New Roman" w:cs="Times New Roman"/>
        </w:rPr>
      </w:pPr>
      <w:bookmarkStart w:id="244" w:name="ref-Crino_2023"/>
      <w:bookmarkEnd w:id="243"/>
      <w:r w:rsidRPr="00EA245D">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7A33ECDF" w14:textId="77777777" w:rsidR="005F6DB9" w:rsidRPr="00EA245D" w:rsidRDefault="00000000" w:rsidP="00EA245D">
      <w:pPr>
        <w:pStyle w:val="Bibliography"/>
        <w:spacing w:line="480" w:lineRule="auto"/>
        <w:rPr>
          <w:rFonts w:ascii="Times New Roman" w:hAnsi="Times New Roman" w:cs="Times New Roman"/>
        </w:rPr>
      </w:pPr>
      <w:bookmarkStart w:id="245" w:name="ref-crino_corticosterone_2014-learn"/>
      <w:bookmarkEnd w:id="244"/>
      <w:r w:rsidRPr="00EA245D">
        <w:rPr>
          <w:rFonts w:ascii="Times New Roman" w:hAnsi="Times New Roman" w:cs="Times New Roman"/>
        </w:rPr>
        <w:t xml:space="preserve">Crino OL, Driscoll SC, Ton R, Breuner CW (2014) Corticosterone exposure during development improves performance on a novel foraging task in zebra finches. Animal Behaviour 91:27–32. </w:t>
      </w:r>
      <w:hyperlink r:id="rId22">
        <w:r w:rsidR="005F6DB9" w:rsidRPr="00EA245D">
          <w:rPr>
            <w:rStyle w:val="Hyperlink"/>
            <w:rFonts w:ascii="Times New Roman" w:hAnsi="Times New Roman" w:cs="Times New Roman"/>
          </w:rPr>
          <w:t>https://doi.org/10.1016/j.anbehav.2014.02.017</w:t>
        </w:r>
      </w:hyperlink>
    </w:p>
    <w:p w14:paraId="35131E73" w14:textId="77777777" w:rsidR="005F6DB9" w:rsidRPr="00EA245D" w:rsidRDefault="00000000" w:rsidP="00EA245D">
      <w:pPr>
        <w:pStyle w:val="Bibliography"/>
        <w:spacing w:line="480" w:lineRule="auto"/>
        <w:rPr>
          <w:rFonts w:ascii="Times New Roman" w:hAnsi="Times New Roman" w:cs="Times New Roman"/>
        </w:rPr>
      </w:pPr>
      <w:bookmarkStart w:id="246" w:name="ref-dayananda_incubation_2017"/>
      <w:bookmarkEnd w:id="245"/>
      <w:r w:rsidRPr="00EA245D">
        <w:rPr>
          <w:rFonts w:ascii="Times New Roman" w:hAnsi="Times New Roman" w:cs="Times New Roman"/>
        </w:rPr>
        <w:t xml:space="preserve">Dayananda B, Webb JK (2017) Incubation under climate warming affects learning ability and survival in hatchling lizards. Biology Letters 13:20170002. </w:t>
      </w:r>
      <w:hyperlink r:id="rId23">
        <w:r w:rsidR="005F6DB9" w:rsidRPr="00EA245D">
          <w:rPr>
            <w:rStyle w:val="Hyperlink"/>
            <w:rFonts w:ascii="Times New Roman" w:hAnsi="Times New Roman" w:cs="Times New Roman"/>
          </w:rPr>
          <w:t>https://doi.org/10.1098/rsbl.2017.0002</w:t>
        </w:r>
      </w:hyperlink>
    </w:p>
    <w:p w14:paraId="3983E9C9" w14:textId="77777777" w:rsidR="005F6DB9" w:rsidRPr="00EA245D" w:rsidRDefault="00000000" w:rsidP="00EA245D">
      <w:pPr>
        <w:pStyle w:val="Bibliography"/>
        <w:spacing w:line="480" w:lineRule="auto"/>
        <w:rPr>
          <w:rFonts w:ascii="Times New Roman" w:hAnsi="Times New Roman" w:cs="Times New Roman"/>
        </w:rPr>
      </w:pPr>
      <w:bookmarkStart w:id="247" w:name="ref-farrell_developmental_2015-learn"/>
      <w:bookmarkEnd w:id="246"/>
      <w:r w:rsidRPr="00EA245D">
        <w:rPr>
          <w:rFonts w:ascii="Times New Roman" w:hAnsi="Times New Roman" w:cs="Times New Roman"/>
        </w:rPr>
        <w:lastRenderedPageBreak/>
        <w:t xml:space="preserve">Farrell TM, Neuert MAC, Cui A, MacDougall-Shackleton SA (2015) Developmental stress impairs a female songbird’s behavioural and neural response to a sexually selected signal. Animal Behaviour 102:157–167. </w:t>
      </w:r>
      <w:hyperlink r:id="rId24">
        <w:r w:rsidR="005F6DB9" w:rsidRPr="00EA245D">
          <w:rPr>
            <w:rStyle w:val="Hyperlink"/>
            <w:rFonts w:ascii="Times New Roman" w:hAnsi="Times New Roman" w:cs="Times New Roman"/>
          </w:rPr>
          <w:t>https://doi.org/10.1016/j.anbehav.2015.01.018</w:t>
        </w:r>
      </w:hyperlink>
    </w:p>
    <w:p w14:paraId="14AC8CDA" w14:textId="77777777" w:rsidR="005F6DB9" w:rsidRPr="00EA245D" w:rsidRDefault="00000000" w:rsidP="00EA245D">
      <w:pPr>
        <w:pStyle w:val="Bibliography"/>
        <w:spacing w:line="480" w:lineRule="auto"/>
        <w:rPr>
          <w:rFonts w:ascii="Times New Roman" w:hAnsi="Times New Roman" w:cs="Times New Roman"/>
        </w:rPr>
      </w:pPr>
      <w:bookmarkStart w:id="248" w:name="ref-gazzola2018continuous"/>
      <w:bookmarkEnd w:id="247"/>
      <w:r w:rsidRPr="00EA245D">
        <w:rPr>
          <w:rFonts w:ascii="Times New Roman" w:hAnsi="Times New Roman" w:cs="Times New Roman"/>
        </w:rPr>
        <w:t>Gazzola A, Vallortigara G, Pellitteri-Rosa D (2018) Continuous and discrete quantity discrimination in tortoises. Biology letters 14:20180649</w:t>
      </w:r>
    </w:p>
    <w:p w14:paraId="3AA44FF4" w14:textId="77777777" w:rsidR="005F6DB9" w:rsidRPr="00EA245D" w:rsidRDefault="00000000" w:rsidP="00EA245D">
      <w:pPr>
        <w:pStyle w:val="Bibliography"/>
        <w:spacing w:line="480" w:lineRule="auto"/>
        <w:rPr>
          <w:rFonts w:ascii="Times New Roman" w:hAnsi="Times New Roman" w:cs="Times New Roman"/>
        </w:rPr>
      </w:pPr>
      <w:bookmarkStart w:id="249" w:name="ref-haq_prenatal_2021"/>
      <w:bookmarkEnd w:id="248"/>
      <w:r w:rsidRPr="00EA245D">
        <w:rPr>
          <w:rFonts w:ascii="Times New Roman" w:hAnsi="Times New Roman" w:cs="Times New Roman"/>
        </w:rPr>
        <w:t xml:space="preserve">Haq SU, Bhat UA, Kumar A (2021) Prenatal stress effects on offspring brain and behavior: Mediators, alterations and dysregulated epigenetic mechanisms. Journal of Biosciences 46:34. </w:t>
      </w:r>
      <w:hyperlink r:id="rId25">
        <w:r w:rsidR="005F6DB9" w:rsidRPr="00EA245D">
          <w:rPr>
            <w:rStyle w:val="Hyperlink"/>
            <w:rFonts w:ascii="Times New Roman" w:hAnsi="Times New Roman" w:cs="Times New Roman"/>
          </w:rPr>
          <w:t>https://doi.org/10.1007/s12038-021-00153-7</w:t>
        </w:r>
      </w:hyperlink>
    </w:p>
    <w:p w14:paraId="4C9C056D" w14:textId="77777777" w:rsidR="005F6DB9" w:rsidRPr="00EA245D" w:rsidRDefault="00000000" w:rsidP="00EA245D">
      <w:pPr>
        <w:pStyle w:val="Bibliography"/>
        <w:spacing w:line="480" w:lineRule="auto"/>
        <w:rPr>
          <w:rFonts w:ascii="Times New Roman" w:hAnsi="Times New Roman" w:cs="Times New Roman"/>
        </w:rPr>
      </w:pPr>
      <w:bookmarkStart w:id="250" w:name="ref-hyde2011two"/>
      <w:bookmarkEnd w:id="249"/>
      <w:r w:rsidRPr="00EA245D">
        <w:rPr>
          <w:rFonts w:ascii="Times New Roman" w:hAnsi="Times New Roman" w:cs="Times New Roman"/>
        </w:rPr>
        <w:t>Hyde DC (2011) Two systems of non-symbolic numerical cognition. Frontiers in human neuroscience 5:150</w:t>
      </w:r>
    </w:p>
    <w:p w14:paraId="188912DF" w14:textId="77777777" w:rsidR="005F6DB9" w:rsidRPr="00EA245D" w:rsidRDefault="00000000" w:rsidP="00EA245D">
      <w:pPr>
        <w:pStyle w:val="Bibliography"/>
        <w:spacing w:line="480" w:lineRule="auto"/>
        <w:rPr>
          <w:rFonts w:ascii="Times New Roman" w:hAnsi="Times New Roman" w:cs="Times New Roman"/>
        </w:rPr>
      </w:pPr>
      <w:bookmarkStart w:id="251" w:name="ref-lin2024trained"/>
      <w:bookmarkEnd w:id="250"/>
      <w:r w:rsidRPr="00EA245D">
        <w:rPr>
          <w:rFonts w:ascii="Times New Roman" w:hAnsi="Times New Roman" w:cs="Times New Roman"/>
        </w:rPr>
        <w:t>Lin F-C, Shaner P-JL, Hsieh M-Y, et al (2024) Trained quantity discrimination in the invasive red-eared slider and a comparison with the native stripe-necked turtle. Animal Cognition 27:26</w:t>
      </w:r>
    </w:p>
    <w:p w14:paraId="5DA5BA8B" w14:textId="77777777" w:rsidR="005F6DB9" w:rsidRPr="00EA245D" w:rsidRDefault="00000000" w:rsidP="00EA245D">
      <w:pPr>
        <w:pStyle w:val="Bibliography"/>
        <w:spacing w:line="480" w:lineRule="auto"/>
        <w:rPr>
          <w:rFonts w:ascii="Times New Roman" w:hAnsi="Times New Roman" w:cs="Times New Roman"/>
        </w:rPr>
      </w:pPr>
      <w:bookmarkStart w:id="252" w:name="ref-lin2021superior"/>
      <w:bookmarkEnd w:id="251"/>
      <w:r w:rsidRPr="00EA245D">
        <w:rPr>
          <w:rFonts w:ascii="Times New Roman" w:hAnsi="Times New Roman" w:cs="Times New Roman"/>
        </w:rPr>
        <w:t>Lin F-C, Whiting MJ, Hsieh M-Y, et al (2021) Superior continuous quantity discrimination in a freshwater turtle. Frontiers in Zoology 18:1–11</w:t>
      </w:r>
    </w:p>
    <w:p w14:paraId="39F255EA" w14:textId="77777777" w:rsidR="005F6DB9" w:rsidRPr="00EA245D" w:rsidRDefault="00000000" w:rsidP="00EA245D">
      <w:pPr>
        <w:pStyle w:val="Bibliography"/>
        <w:spacing w:line="480" w:lineRule="auto"/>
        <w:rPr>
          <w:rFonts w:ascii="Times New Roman" w:hAnsi="Times New Roman" w:cs="Times New Roman"/>
        </w:rPr>
      </w:pPr>
      <w:bookmarkStart w:id="253" w:name="ref-lucon2017individual"/>
      <w:bookmarkEnd w:id="252"/>
      <w:r w:rsidRPr="00EA245D">
        <w:rPr>
          <w:rFonts w:ascii="Times New Roman" w:hAnsi="Times New Roman" w:cs="Times New Roman"/>
        </w:rPr>
        <w:t>Lucon-Xiccato T, Dadda M (2017) Individual guppies differ in quantity discrimination performance across antipredator and foraging contexts. Behavioral Ecology and Sociobiology 71:1–9</w:t>
      </w:r>
    </w:p>
    <w:p w14:paraId="20D6CFAC" w14:textId="77777777" w:rsidR="005F6DB9" w:rsidRPr="00EA245D" w:rsidRDefault="00000000" w:rsidP="00EA245D">
      <w:pPr>
        <w:pStyle w:val="Bibliography"/>
        <w:spacing w:line="480" w:lineRule="auto"/>
        <w:rPr>
          <w:rFonts w:ascii="Times New Roman" w:hAnsi="Times New Roman" w:cs="Times New Roman"/>
        </w:rPr>
      </w:pPr>
      <w:bookmarkStart w:id="254" w:name="ref-lui2017chronic"/>
      <w:bookmarkEnd w:id="253"/>
      <w:r w:rsidRPr="00EA245D">
        <w:rPr>
          <w:rFonts w:ascii="Times New Roman" w:hAnsi="Times New Roman" w:cs="Times New Roman"/>
        </w:rPr>
        <w:t>Lui E, Salim M, Chahal M, et al (2017) Chronic corticosterone-induced impaired cognitive flexibility is not due to suppressed adult hippocampal neurogenesis. Behavioural brain research 332:90–98</w:t>
      </w:r>
    </w:p>
    <w:p w14:paraId="6BE9AEE8" w14:textId="77777777" w:rsidR="005F6DB9" w:rsidRPr="00EA245D" w:rsidRDefault="00000000" w:rsidP="00EA245D">
      <w:pPr>
        <w:pStyle w:val="Bibliography"/>
        <w:spacing w:line="480" w:lineRule="auto"/>
        <w:rPr>
          <w:rFonts w:ascii="Times New Roman" w:hAnsi="Times New Roman" w:cs="Times New Roman"/>
        </w:rPr>
      </w:pPr>
      <w:bookmarkStart w:id="255" w:name="ref-mccomb1994roaring"/>
      <w:bookmarkEnd w:id="254"/>
      <w:r w:rsidRPr="00EA245D">
        <w:rPr>
          <w:rFonts w:ascii="Times New Roman" w:hAnsi="Times New Roman" w:cs="Times New Roman"/>
        </w:rPr>
        <w:lastRenderedPageBreak/>
        <w:t>McComb K, Packer C, Pusey A (1994) Roaring and numerical assessment in contests between groups of female lions, panthera leo. Animal Behaviour 47:379–387</w:t>
      </w:r>
    </w:p>
    <w:p w14:paraId="7EE7E7AC" w14:textId="77777777" w:rsidR="005F6DB9" w:rsidRPr="00EA245D" w:rsidRDefault="00000000" w:rsidP="00EA245D">
      <w:pPr>
        <w:pStyle w:val="Bibliography"/>
        <w:spacing w:line="480" w:lineRule="auto"/>
        <w:rPr>
          <w:rFonts w:ascii="Times New Roman" w:hAnsi="Times New Roman" w:cs="Times New Roman"/>
        </w:rPr>
      </w:pPr>
      <w:bookmarkStart w:id="256" w:name="ref-miletto2018quantity"/>
      <w:bookmarkEnd w:id="255"/>
      <w:r w:rsidRPr="00EA245D">
        <w:rPr>
          <w:rFonts w:ascii="Times New Roman" w:hAnsi="Times New Roman" w:cs="Times New Roman"/>
        </w:rPr>
        <w:t>Miletto Petrazzini ME, Bertolucci C, Foà A (2018) Quantity discrimination in trained lizards (podarcis sicula). Frontiers in psychology 9:274</w:t>
      </w:r>
    </w:p>
    <w:p w14:paraId="21AFB92F" w14:textId="77777777" w:rsidR="005F6DB9" w:rsidRPr="00EA245D" w:rsidRDefault="00000000" w:rsidP="00EA245D">
      <w:pPr>
        <w:pStyle w:val="Bibliography"/>
        <w:spacing w:line="480" w:lineRule="auto"/>
        <w:rPr>
          <w:rFonts w:ascii="Times New Roman" w:hAnsi="Times New Roman" w:cs="Times New Roman"/>
        </w:rPr>
      </w:pPr>
      <w:bookmarkStart w:id="257" w:name="ref-miletto2017quantitative"/>
      <w:bookmarkEnd w:id="256"/>
      <w:r w:rsidRPr="00EA245D">
        <w:rPr>
          <w:rFonts w:ascii="Times New Roman" w:hAnsi="Times New Roman" w:cs="Times New Roman"/>
        </w:rPr>
        <w:t>Miletto Petrazzini ME, Fraccaroli I, Gariboldi F, et al (2017) Quantitative abilities in a reptile (podarcis sicula). Biology Letters 13:20160899</w:t>
      </w:r>
    </w:p>
    <w:p w14:paraId="6D5FF1C0" w14:textId="77777777" w:rsidR="005F6DB9" w:rsidRPr="00EA245D" w:rsidRDefault="00000000" w:rsidP="00EA245D">
      <w:pPr>
        <w:pStyle w:val="Bibliography"/>
        <w:spacing w:line="480" w:lineRule="auto"/>
        <w:rPr>
          <w:rFonts w:ascii="Times New Roman" w:hAnsi="Times New Roman" w:cs="Times New Roman"/>
        </w:rPr>
      </w:pPr>
      <w:bookmarkStart w:id="258" w:name="ref-nieder2018evolution"/>
      <w:bookmarkEnd w:id="257"/>
      <w:r w:rsidRPr="00EA245D">
        <w:rPr>
          <w:rFonts w:ascii="Times New Roman" w:hAnsi="Times New Roman" w:cs="Times New Roman"/>
        </w:rPr>
        <w:t>Nieder A (2018) Evolution of cognitive and neural solutions enabling numerosity judgements: Lessons from primates and corvids. Philosophical Transactions of the Royal Society B: Biological Sciences 373:20160514</w:t>
      </w:r>
    </w:p>
    <w:p w14:paraId="14CA3D00" w14:textId="77777777" w:rsidR="005F6DB9" w:rsidRPr="00EA245D" w:rsidRDefault="00000000" w:rsidP="00EA245D">
      <w:pPr>
        <w:pStyle w:val="Bibliography"/>
        <w:spacing w:line="480" w:lineRule="auto"/>
        <w:rPr>
          <w:rFonts w:ascii="Times New Roman" w:hAnsi="Times New Roman" w:cs="Times New Roman"/>
        </w:rPr>
      </w:pPr>
      <w:bookmarkStart w:id="259" w:name="ref-nieder2005counting"/>
      <w:bookmarkEnd w:id="258"/>
      <w:r w:rsidRPr="00EA245D">
        <w:rPr>
          <w:rFonts w:ascii="Times New Roman" w:hAnsi="Times New Roman" w:cs="Times New Roman"/>
        </w:rPr>
        <w:t>Nieder A (2005) Counting on neurons: The neurobiology of numerical competence. Nature reviews neuroscience 6:177–190</w:t>
      </w:r>
    </w:p>
    <w:p w14:paraId="2D92F235" w14:textId="77777777" w:rsidR="005F6DB9" w:rsidRPr="00EA245D" w:rsidRDefault="00000000" w:rsidP="00EA245D">
      <w:pPr>
        <w:pStyle w:val="Bibliography"/>
        <w:spacing w:line="480" w:lineRule="auto"/>
        <w:rPr>
          <w:rFonts w:ascii="Times New Roman" w:hAnsi="Times New Roman" w:cs="Times New Roman"/>
        </w:rPr>
      </w:pPr>
      <w:bookmarkStart w:id="260" w:name="ref-plotnik2019elephants"/>
      <w:bookmarkEnd w:id="259"/>
      <w:r w:rsidRPr="00EA245D">
        <w:rPr>
          <w:rFonts w:ascii="Times New Roman" w:hAnsi="Times New Roman" w:cs="Times New Roman"/>
        </w:rPr>
        <w:t>Plotnik JM, Brubaker DL, Dale R, et al (2019) Elephants have a nose for quantity. Proceedings of the National Academy of Sciences 116:12566–12571</w:t>
      </w:r>
    </w:p>
    <w:p w14:paraId="7962A07C" w14:textId="77777777" w:rsidR="005F6DB9" w:rsidRPr="00EA245D" w:rsidRDefault="00000000" w:rsidP="00EA245D">
      <w:pPr>
        <w:pStyle w:val="Bibliography"/>
        <w:spacing w:line="480" w:lineRule="auto"/>
        <w:rPr>
          <w:rFonts w:ascii="Times New Roman" w:hAnsi="Times New Roman" w:cs="Times New Roman"/>
        </w:rPr>
      </w:pPr>
      <w:bookmarkStart w:id="261" w:name="ref-qualls2000post"/>
      <w:bookmarkEnd w:id="260"/>
      <w:r w:rsidRPr="00EA245D">
        <w:rPr>
          <w:rFonts w:ascii="Times New Roman" w:hAnsi="Times New Roman" w:cs="Times New Roman"/>
        </w:rPr>
        <w:t>Qualls FJ, Shine R (2000) Post-hatching environment contributes greatly to phenotypic variation between two populations of the australian garden skink, lampropholis guichenoti. Biological Journal of the Linnean Society 71:315–341</w:t>
      </w:r>
    </w:p>
    <w:p w14:paraId="57B3AEF4" w14:textId="77777777" w:rsidR="005F6DB9" w:rsidRPr="00EA245D" w:rsidRDefault="00000000" w:rsidP="00EA245D">
      <w:pPr>
        <w:pStyle w:val="Bibliography"/>
        <w:spacing w:line="480" w:lineRule="auto"/>
        <w:rPr>
          <w:rFonts w:ascii="Times New Roman" w:hAnsi="Times New Roman" w:cs="Times New Roman"/>
        </w:rPr>
      </w:pPr>
      <w:bookmarkStart w:id="262" w:name="ref-R"/>
      <w:bookmarkEnd w:id="261"/>
      <w:r w:rsidRPr="00EA245D">
        <w:rPr>
          <w:rFonts w:ascii="Times New Roman" w:hAnsi="Times New Roman" w:cs="Times New Roman"/>
        </w:rPr>
        <w:t xml:space="preserve">R Core Team (2021) </w:t>
      </w:r>
      <w:hyperlink r:id="rId26">
        <w:r w:rsidR="005F6DB9" w:rsidRPr="00EA245D">
          <w:rPr>
            <w:rStyle w:val="Hyperlink"/>
            <w:rFonts w:ascii="Times New Roman" w:hAnsi="Times New Roman" w:cs="Times New Roman"/>
          </w:rPr>
          <w:t>R: A language and environment for statistical computing</w:t>
        </w:r>
      </w:hyperlink>
      <w:r w:rsidRPr="00EA245D">
        <w:rPr>
          <w:rFonts w:ascii="Times New Roman" w:hAnsi="Times New Roman" w:cs="Times New Roman"/>
        </w:rPr>
        <w:t>. R Foundation for Statistical Computing, Vienna, Austria</w:t>
      </w:r>
    </w:p>
    <w:p w14:paraId="234BB4DD" w14:textId="77777777" w:rsidR="005F6DB9" w:rsidRPr="00EA245D" w:rsidRDefault="00000000" w:rsidP="00EA245D">
      <w:pPr>
        <w:pStyle w:val="Bibliography"/>
        <w:spacing w:line="480" w:lineRule="auto"/>
        <w:rPr>
          <w:rFonts w:ascii="Times New Roman" w:hAnsi="Times New Roman" w:cs="Times New Roman"/>
        </w:rPr>
      </w:pPr>
      <w:bookmarkStart w:id="263" w:name="ref-racic_effects_2020"/>
      <w:bookmarkEnd w:id="262"/>
      <w:r w:rsidRPr="00EA245D">
        <w:rPr>
          <w:rFonts w:ascii="Times New Roman" w:hAnsi="Times New Roman" w:cs="Times New Roman"/>
        </w:rPr>
        <w:t xml:space="preserve">Racic A, Tylan C, Langkilde T (2020) Effects of temperature on plasma corticosterone in a native lizard. Scientific Reports 10:16315. </w:t>
      </w:r>
      <w:hyperlink r:id="rId27">
        <w:r w:rsidR="005F6DB9" w:rsidRPr="00EA245D">
          <w:rPr>
            <w:rStyle w:val="Hyperlink"/>
            <w:rFonts w:ascii="Times New Roman" w:hAnsi="Times New Roman" w:cs="Times New Roman"/>
          </w:rPr>
          <w:t>https://doi.org/10.1038/s41598-020-73354-z</w:t>
        </w:r>
      </w:hyperlink>
    </w:p>
    <w:p w14:paraId="2A663D2E" w14:textId="77777777" w:rsidR="005F6DB9" w:rsidRPr="00EA245D" w:rsidRDefault="00000000" w:rsidP="00EA245D">
      <w:pPr>
        <w:pStyle w:val="Bibliography"/>
        <w:spacing w:line="480" w:lineRule="auto"/>
        <w:rPr>
          <w:rFonts w:ascii="Times New Roman" w:hAnsi="Times New Roman" w:cs="Times New Roman"/>
        </w:rPr>
      </w:pPr>
      <w:bookmarkStart w:id="264" w:name="ref-recio_prey_2021"/>
      <w:bookmarkEnd w:id="263"/>
      <w:r w:rsidRPr="00EA245D">
        <w:rPr>
          <w:rFonts w:ascii="Times New Roman" w:hAnsi="Times New Roman" w:cs="Times New Roman"/>
        </w:rPr>
        <w:lastRenderedPageBreak/>
        <w:t xml:space="preserve">Recio P, Rodrı́guez-Ruiz G, López P, Martı́n J (2021) Prey quantity discrimination and social experience affect foraging decisions of rock lizards. Behavioral Ecology and Sociobiology 75:33. </w:t>
      </w:r>
      <w:hyperlink r:id="rId28">
        <w:r w:rsidR="005F6DB9" w:rsidRPr="00EA245D">
          <w:rPr>
            <w:rStyle w:val="Hyperlink"/>
            <w:rFonts w:ascii="Times New Roman" w:hAnsi="Times New Roman" w:cs="Times New Roman"/>
          </w:rPr>
          <w:t>https://doi.org/10.1007/s00265-021-02979-5</w:t>
        </w:r>
      </w:hyperlink>
    </w:p>
    <w:p w14:paraId="2F45DEB6" w14:textId="77777777" w:rsidR="005F6DB9" w:rsidRPr="00EA245D" w:rsidRDefault="00000000" w:rsidP="00EA245D">
      <w:pPr>
        <w:pStyle w:val="Bibliography"/>
        <w:spacing w:line="480" w:lineRule="auto"/>
        <w:rPr>
          <w:rFonts w:ascii="Times New Roman" w:hAnsi="Times New Roman" w:cs="Times New Roman"/>
        </w:rPr>
      </w:pPr>
      <w:bookmarkStart w:id="265" w:name="ref-sapolsky_how_2000"/>
      <w:bookmarkEnd w:id="264"/>
      <w:r w:rsidRPr="00EA245D">
        <w:rPr>
          <w:rFonts w:ascii="Times New Roman" w:hAnsi="Times New Roman" w:cs="Times New Roman"/>
        </w:rPr>
        <w:t>Sapolsky RM, Romero LM, Munck AU (2000) How Do Glucocorticoids Influence Stress Responses? Integrating Permissive, Suppressive, Stimulatory, and Preparative Actions. 21:</w:t>
      </w:r>
    </w:p>
    <w:p w14:paraId="267DAD28" w14:textId="77777777" w:rsidR="005F6DB9" w:rsidRPr="00EA245D" w:rsidRDefault="00000000" w:rsidP="00EA245D">
      <w:pPr>
        <w:pStyle w:val="Bibliography"/>
        <w:spacing w:line="480" w:lineRule="auto"/>
        <w:rPr>
          <w:rFonts w:ascii="Times New Roman" w:hAnsi="Times New Roman" w:cs="Times New Roman"/>
        </w:rPr>
      </w:pPr>
      <w:bookmarkStart w:id="266" w:name="ref-siegel_2006"/>
      <w:bookmarkEnd w:id="265"/>
      <w:r w:rsidRPr="00EA245D">
        <w:rPr>
          <w:rFonts w:ascii="Times New Roman" w:hAnsi="Times New Roman" w:cs="Times New Roman"/>
        </w:rPr>
        <w:t>Siegel A G. J. (ed) (2006) Basic neurochemistry. Molecular, cellular and medical aspects. Elsevier Academic Press</w:t>
      </w:r>
    </w:p>
    <w:p w14:paraId="3E68A47C" w14:textId="77777777" w:rsidR="005F6DB9" w:rsidRPr="00EA245D" w:rsidRDefault="00000000" w:rsidP="00EA245D">
      <w:pPr>
        <w:pStyle w:val="Bibliography"/>
        <w:spacing w:line="480" w:lineRule="auto"/>
        <w:rPr>
          <w:rFonts w:ascii="Times New Roman" w:hAnsi="Times New Roman" w:cs="Times New Roman"/>
        </w:rPr>
      </w:pPr>
      <w:bookmarkStart w:id="267" w:name="ref-soldati2017long"/>
      <w:bookmarkEnd w:id="266"/>
      <w:r w:rsidRPr="00EA245D">
        <w:rPr>
          <w:rFonts w:ascii="Times New Roman" w:hAnsi="Times New Roman" w:cs="Times New Roman"/>
        </w:rPr>
        <w:t>Soldati F, Burman OH, John EA, et al (2017) Long-term memory of relative reward values. Biology Letters 13:20160853</w:t>
      </w:r>
    </w:p>
    <w:p w14:paraId="4F7AF16D" w14:textId="77777777" w:rsidR="005F6DB9" w:rsidRPr="00EA245D" w:rsidRDefault="00000000" w:rsidP="00EA245D">
      <w:pPr>
        <w:pStyle w:val="Bibliography"/>
        <w:spacing w:line="480" w:lineRule="auto"/>
        <w:rPr>
          <w:rFonts w:ascii="Times New Roman" w:hAnsi="Times New Roman" w:cs="Times New Roman"/>
        </w:rPr>
      </w:pPr>
      <w:bookmarkStart w:id="268" w:name="ref-stancher2015numerical"/>
      <w:bookmarkEnd w:id="267"/>
      <w:r w:rsidRPr="00EA245D">
        <w:rPr>
          <w:rFonts w:ascii="Times New Roman" w:hAnsi="Times New Roman" w:cs="Times New Roman"/>
        </w:rPr>
        <w:t>Stancher G, Rugani R, Regolin L, Vallortigara G (2015) Numerical discrimination by frogs (bombina orientalis). Animal Cognition 18:219–229</w:t>
      </w:r>
    </w:p>
    <w:p w14:paraId="3A8CCE45" w14:textId="77777777" w:rsidR="005F6DB9" w:rsidRPr="00EA245D" w:rsidRDefault="00000000" w:rsidP="00EA245D">
      <w:pPr>
        <w:pStyle w:val="Bibliography"/>
        <w:spacing w:line="480" w:lineRule="auto"/>
        <w:rPr>
          <w:rFonts w:ascii="Times New Roman" w:hAnsi="Times New Roman" w:cs="Times New Roman"/>
        </w:rPr>
      </w:pPr>
      <w:bookmarkStart w:id="269" w:name="ref-szabo_spontaneous_2021"/>
      <w:bookmarkEnd w:id="268"/>
      <w:r w:rsidRPr="00EA245D">
        <w:rPr>
          <w:rFonts w:ascii="Times New Roman" w:hAnsi="Times New Roman" w:cs="Times New Roman"/>
        </w:rPr>
        <w:t xml:space="preserve">Szabo B, Noble DWA, McCloghry KJ, et al (2021) Spontaneous quantity discrimination in a family-living lizard. Behavioral Ecology 32:686–694. </w:t>
      </w:r>
      <w:hyperlink r:id="rId29">
        <w:r w:rsidR="005F6DB9" w:rsidRPr="00EA245D">
          <w:rPr>
            <w:rStyle w:val="Hyperlink"/>
            <w:rFonts w:ascii="Times New Roman" w:hAnsi="Times New Roman" w:cs="Times New Roman"/>
          </w:rPr>
          <w:t>https://doi.org/10.1093/beheco/arab019</w:t>
        </w:r>
      </w:hyperlink>
    </w:p>
    <w:p w14:paraId="46D20794" w14:textId="77777777" w:rsidR="005F6DB9" w:rsidRPr="00EA245D" w:rsidRDefault="00000000" w:rsidP="00EA245D">
      <w:pPr>
        <w:pStyle w:val="Bibliography"/>
        <w:spacing w:line="480" w:lineRule="auto"/>
        <w:rPr>
          <w:rFonts w:ascii="Times New Roman" w:hAnsi="Times New Roman" w:cs="Times New Roman"/>
        </w:rPr>
      </w:pPr>
      <w:bookmarkStart w:id="270" w:name="ref-szuran_water_1994"/>
      <w:bookmarkEnd w:id="269"/>
      <w:r w:rsidRPr="00EA245D">
        <w:rPr>
          <w:rFonts w:ascii="Times New Roman" w:hAnsi="Times New Roman" w:cs="Times New Roman"/>
        </w:rPr>
        <w:t xml:space="preserve">Szuran T, Zimmermann E, Welzl H (1994) Water maze performance and hippocampal weight of prenatally stressed rats. Behavioural Brain Research 65:153–155. </w:t>
      </w:r>
      <w:hyperlink r:id="rId30">
        <w:r w:rsidR="005F6DB9" w:rsidRPr="00EA245D">
          <w:rPr>
            <w:rStyle w:val="Hyperlink"/>
            <w:rFonts w:ascii="Times New Roman" w:hAnsi="Times New Roman" w:cs="Times New Roman"/>
          </w:rPr>
          <w:t>https://doi.org/10.1016/0166-4328(94)90100-7</w:t>
        </w:r>
      </w:hyperlink>
    </w:p>
    <w:p w14:paraId="0279A2CB" w14:textId="77777777" w:rsidR="005F6DB9" w:rsidRPr="00EA245D" w:rsidRDefault="00000000" w:rsidP="00EA245D">
      <w:pPr>
        <w:pStyle w:val="Bibliography"/>
        <w:spacing w:line="480" w:lineRule="auto"/>
        <w:rPr>
          <w:rFonts w:ascii="Times New Roman" w:hAnsi="Times New Roman" w:cs="Times New Roman"/>
        </w:rPr>
      </w:pPr>
      <w:bookmarkStart w:id="271" w:name="ref-tomonaga2023slowly"/>
      <w:bookmarkEnd w:id="270"/>
      <w:r w:rsidRPr="00EA245D">
        <w:rPr>
          <w:rFonts w:ascii="Times New Roman" w:hAnsi="Times New Roman" w:cs="Times New Roman"/>
        </w:rPr>
        <w:t>Tomonaga M, Haraguchi D, Wilkinson A (2023) Slowly walking down to the more food: Relative quantity discrimination in african spurred tortoises (centrochelys sulcata). Animal Cognition 26:1675–1683</w:t>
      </w:r>
    </w:p>
    <w:p w14:paraId="0F66FA0D" w14:textId="77777777" w:rsidR="005F6DB9" w:rsidRPr="00EA245D" w:rsidRDefault="00000000" w:rsidP="00EA245D">
      <w:pPr>
        <w:pStyle w:val="Bibliography"/>
        <w:spacing w:line="480" w:lineRule="auto"/>
        <w:rPr>
          <w:rFonts w:ascii="Times New Roman" w:hAnsi="Times New Roman" w:cs="Times New Roman"/>
        </w:rPr>
      </w:pPr>
      <w:bookmarkStart w:id="272" w:name="ref-uller2003salamanders"/>
      <w:bookmarkEnd w:id="271"/>
      <w:r w:rsidRPr="00EA245D">
        <w:rPr>
          <w:rFonts w:ascii="Times New Roman" w:hAnsi="Times New Roman" w:cs="Times New Roman"/>
        </w:rPr>
        <w:t>Uller C, Jaeger R, Guidry G, Martin C (2003) Salamanders (plethodon cinereus) go for more: Rudiments of number in an amphibian. Animal cognition 6:105–112</w:t>
      </w:r>
    </w:p>
    <w:p w14:paraId="7C936FF5" w14:textId="77777777" w:rsidR="005F6DB9" w:rsidRPr="00EA245D" w:rsidRDefault="00000000" w:rsidP="00EA245D">
      <w:pPr>
        <w:pStyle w:val="Bibliography"/>
        <w:spacing w:line="480" w:lineRule="auto"/>
        <w:rPr>
          <w:rFonts w:ascii="Times New Roman" w:hAnsi="Times New Roman" w:cs="Times New Roman"/>
        </w:rPr>
      </w:pPr>
      <w:bookmarkStart w:id="273" w:name="ref-vila_pouca_quantity_2019"/>
      <w:bookmarkEnd w:id="272"/>
      <w:r w:rsidRPr="00EA245D">
        <w:rPr>
          <w:rFonts w:ascii="Times New Roman" w:hAnsi="Times New Roman" w:cs="Times New Roman"/>
        </w:rPr>
        <w:lastRenderedPageBreak/>
        <w:t xml:space="preserve">Vila Pouca C, Gervais C, Reed J, et al (2019) Quantity discrimination in Port Jackson sharks incubated under elevated temperatures. Behavioral Ecology and Sociobiology 73:93. </w:t>
      </w:r>
      <w:hyperlink r:id="rId31">
        <w:r w:rsidR="005F6DB9" w:rsidRPr="00EA245D">
          <w:rPr>
            <w:rStyle w:val="Hyperlink"/>
            <w:rFonts w:ascii="Times New Roman" w:hAnsi="Times New Roman" w:cs="Times New Roman"/>
          </w:rPr>
          <w:t>https://doi.org/10.1007/s00265-019-2706-8</w:t>
        </w:r>
      </w:hyperlink>
    </w:p>
    <w:p w14:paraId="3F3AF36E" w14:textId="77777777" w:rsidR="005F6DB9" w:rsidRPr="00EA245D" w:rsidRDefault="00000000" w:rsidP="00EA245D">
      <w:pPr>
        <w:pStyle w:val="Bibliography"/>
        <w:spacing w:line="480" w:lineRule="auto"/>
        <w:rPr>
          <w:rFonts w:ascii="Times New Roman" w:hAnsi="Times New Roman" w:cs="Times New Roman"/>
        </w:rPr>
      </w:pPr>
      <w:bookmarkStart w:id="274" w:name="ref-vila_pouca_incubation_2018"/>
      <w:bookmarkEnd w:id="273"/>
      <w:r w:rsidRPr="00EA245D">
        <w:rPr>
          <w:rFonts w:ascii="Times New Roman" w:hAnsi="Times New Roman" w:cs="Times New Roman"/>
        </w:rPr>
        <w:t xml:space="preserve">Vila Pouca C, Gervais C, Reed J, Brown C (2018) Incubation under Climate Warming Affects Behavioral Lateralisation in Port Jackson Sharks. Symmetry 10:184. </w:t>
      </w:r>
      <w:hyperlink r:id="rId32">
        <w:r w:rsidR="005F6DB9" w:rsidRPr="00EA245D">
          <w:rPr>
            <w:rStyle w:val="Hyperlink"/>
            <w:rFonts w:ascii="Times New Roman" w:hAnsi="Times New Roman" w:cs="Times New Roman"/>
          </w:rPr>
          <w:t>https://doi.org/10.3390/sym10060184</w:t>
        </w:r>
      </w:hyperlink>
    </w:p>
    <w:p w14:paraId="53998C51" w14:textId="77777777" w:rsidR="005F6DB9" w:rsidRPr="00EA245D" w:rsidRDefault="00000000" w:rsidP="00EA245D">
      <w:pPr>
        <w:pStyle w:val="Bibliography"/>
        <w:spacing w:line="480" w:lineRule="auto"/>
        <w:rPr>
          <w:rFonts w:ascii="Times New Roman" w:hAnsi="Times New Roman" w:cs="Times New Roman"/>
        </w:rPr>
      </w:pPr>
      <w:bookmarkStart w:id="275" w:name="ref-vonk2012bears"/>
      <w:bookmarkEnd w:id="274"/>
      <w:r w:rsidRPr="00EA245D">
        <w:rPr>
          <w:rFonts w:ascii="Times New Roman" w:hAnsi="Times New Roman" w:cs="Times New Roman"/>
        </w:rPr>
        <w:t>Vonk J, Beran MJ (2012) Bears ‘count’too: Quantity estimation and comparison in black bears, ursus americanus. Animal behaviour 84:231–238</w:t>
      </w:r>
    </w:p>
    <w:p w14:paraId="44A8D299" w14:textId="77777777" w:rsidR="005F6DB9" w:rsidRPr="00EA245D" w:rsidRDefault="00000000" w:rsidP="00EA245D">
      <w:pPr>
        <w:pStyle w:val="Bibliography"/>
        <w:spacing w:line="480" w:lineRule="auto"/>
        <w:rPr>
          <w:rFonts w:ascii="Times New Roman" w:hAnsi="Times New Roman" w:cs="Times New Roman"/>
        </w:rPr>
      </w:pPr>
      <w:bookmarkStart w:id="276" w:name="ref-zhu_prenatal_2004"/>
      <w:bookmarkEnd w:id="275"/>
      <w:r w:rsidRPr="00EA245D">
        <w:rPr>
          <w:rFonts w:ascii="Times New Roman" w:hAnsi="Times New Roman" w:cs="Times New Roman"/>
        </w:rPr>
        <w:t xml:space="preserve">Zhu Z, Li X, Chen W, et al (2004) Prenatal stress causes gender-dependent neuronal loss and oxidative stress in rat hippocampus. Journal of Neuroscience Research 78:837–844. </w:t>
      </w:r>
      <w:hyperlink r:id="rId33">
        <w:r w:rsidR="005F6DB9" w:rsidRPr="00EA245D">
          <w:rPr>
            <w:rStyle w:val="Hyperlink"/>
            <w:rFonts w:ascii="Times New Roman" w:hAnsi="Times New Roman" w:cs="Times New Roman"/>
          </w:rPr>
          <w:t>https://doi.org/10.1002/jnr.20338</w:t>
        </w:r>
      </w:hyperlink>
    </w:p>
    <w:bookmarkEnd w:id="229"/>
    <w:bookmarkEnd w:id="276"/>
    <w:p w14:paraId="1BA402E3"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7E0F86FE" w14:textId="77777777" w:rsidR="005F6DB9" w:rsidRPr="00EA245D" w:rsidRDefault="00000000">
      <w:pPr>
        <w:pStyle w:val="Heading1"/>
        <w:rPr>
          <w:rFonts w:ascii="Times New Roman" w:hAnsi="Times New Roman" w:cs="Times New Roman"/>
        </w:rPr>
      </w:pPr>
      <w:bookmarkStart w:id="277" w:name="suplementary-material"/>
      <w:bookmarkEnd w:id="227"/>
      <w:r w:rsidRPr="00EA245D">
        <w:rPr>
          <w:rFonts w:ascii="Times New Roman" w:hAnsi="Times New Roman" w:cs="Times New Roman"/>
        </w:rPr>
        <w:lastRenderedPageBreak/>
        <w:t>Suplementary Material</w:t>
      </w:r>
    </w:p>
    <w:p w14:paraId="34BAB7E2" w14:textId="77777777" w:rsidR="005F6DB9" w:rsidRPr="00EA245D" w:rsidRDefault="00000000">
      <w:pPr>
        <w:pStyle w:val="Heading4"/>
        <w:rPr>
          <w:rFonts w:ascii="Times New Roman" w:hAnsi="Times New Roman" w:cs="Times New Roman"/>
        </w:rPr>
      </w:pPr>
      <w:bookmarkStart w:id="278" w:name="model-results"/>
      <w:r w:rsidRPr="00EA245D">
        <w:rPr>
          <w:rFonts w:ascii="Times New Roman" w:hAnsi="Times New Roman" w:cs="Times New Roman"/>
        </w:rPr>
        <w:t>Model results</w:t>
      </w:r>
    </w:p>
    <w:p w14:paraId="7A2D2B72"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S1.- Summary of the model fitted</w:t>
      </w:r>
    </w:p>
    <w:p w14:paraId="31E8A628"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loglatency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AA13F7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B1C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279" w:name="tbl-summary_lat"/>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F2E0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85BB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78F7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BAC2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E2DD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262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E6C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12E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628F0861"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C39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826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217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FB7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F73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0D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36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959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2F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6871.87</w:t>
            </w:r>
          </w:p>
        </w:tc>
      </w:tr>
      <w:tr w:rsidR="005F6DB9" w:rsidRPr="00EA245D" w14:paraId="4A46E01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16B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298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78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4C9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0E9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AE6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BAF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D1A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484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8069.68</w:t>
            </w:r>
          </w:p>
        </w:tc>
      </w:tr>
      <w:tr w:rsidR="005F6DB9" w:rsidRPr="00EA245D" w14:paraId="08627A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0DB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4A0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79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92D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5E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74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0AA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A1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73D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8779.16</w:t>
            </w:r>
          </w:p>
        </w:tc>
      </w:tr>
      <w:tr w:rsidR="005F6DB9" w:rsidRPr="00EA245D" w14:paraId="562EB12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FA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4F5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D1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A4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16DF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5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2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442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2D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8099.56</w:t>
            </w:r>
          </w:p>
        </w:tc>
      </w:tr>
      <w:tr w:rsidR="005F6DB9" w:rsidRPr="00EA245D" w14:paraId="59694BF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6FE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778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344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63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572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52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6C8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F5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A3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8113.94</w:t>
            </w:r>
          </w:p>
        </w:tc>
      </w:tr>
      <w:tr w:rsidR="005F6DB9" w:rsidRPr="00EA245D" w14:paraId="0E969F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4F9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140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3CA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301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2B0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B66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FA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945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AD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6468.22</w:t>
            </w:r>
          </w:p>
        </w:tc>
      </w:tr>
      <w:tr w:rsidR="005F6DB9" w:rsidRPr="00EA245D" w14:paraId="1ED261C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F4B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0CC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43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F6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57C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D8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C69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FD2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E57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6160.76</w:t>
            </w:r>
          </w:p>
        </w:tc>
      </w:tr>
      <w:tr w:rsidR="005F6DB9" w:rsidRPr="00EA245D" w14:paraId="442FC8F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5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DC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981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FB6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840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93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E0E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58D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1BB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7259.40</w:t>
            </w:r>
          </w:p>
        </w:tc>
      </w:tr>
      <w:tr w:rsidR="005F6DB9" w:rsidRPr="00EA245D" w14:paraId="39FF1F0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71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CC7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C04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55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B7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25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631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8A2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C66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6844.75</w:t>
            </w:r>
          </w:p>
        </w:tc>
      </w:tr>
      <w:tr w:rsidR="005F6DB9" w:rsidRPr="00EA245D" w14:paraId="3D3336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47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A91E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EA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17C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73E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815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B1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362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F072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7514.61</w:t>
            </w:r>
          </w:p>
        </w:tc>
      </w:tr>
      <w:tr w:rsidR="005F6DB9" w:rsidRPr="00EA245D" w14:paraId="639821DE"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E25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16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4CD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85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5A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378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149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D6D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8AB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8115.85</w:t>
            </w:r>
          </w:p>
        </w:tc>
      </w:tr>
      <w:tr w:rsidR="005F6DB9" w:rsidRPr="00EA245D" w14:paraId="71FF8F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2F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79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419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03D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810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2E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358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1B29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C22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7473.31</w:t>
            </w:r>
          </w:p>
        </w:tc>
      </w:tr>
      <w:tr w:rsidR="005F6DB9" w:rsidRPr="00EA245D" w14:paraId="3068B3E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00A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b_loglatency_test_type3VS4:temp</w:t>
            </w:r>
            <w:r w:rsidRPr="00EA245D">
              <w:rPr>
                <w:rFonts w:ascii="Times New Roman" w:eastAsia="Helvetica" w:hAnsi="Times New Roman" w:cs="Times New Roman"/>
                <w:color w:val="000000"/>
                <w:sz w:val="18"/>
                <w:szCs w:val="18"/>
              </w:rPr>
              <w:lastRenderedPageBreak/>
              <w:t>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A93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0DE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F5B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43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7AE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0BE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8D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46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7570.16</w:t>
            </w:r>
          </w:p>
        </w:tc>
      </w:tr>
      <w:tr w:rsidR="005F6DB9" w:rsidRPr="00EA245D" w14:paraId="3DB3F3E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AFA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640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F7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91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0F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8FE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51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F4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B5D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7715.18</w:t>
            </w:r>
          </w:p>
        </w:tc>
      </w:tr>
      <w:tr w:rsidR="005F6DB9" w:rsidRPr="00EA245D" w14:paraId="5FE5FB4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EB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D6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719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B09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B8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3E9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113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5D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97D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8062.19</w:t>
            </w:r>
          </w:p>
        </w:tc>
      </w:tr>
      <w:tr w:rsidR="005F6DB9" w:rsidRPr="00EA245D" w14:paraId="713996D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5D8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F68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927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52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A00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434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61F6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6A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D2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7755.73</w:t>
            </w:r>
          </w:p>
        </w:tc>
      </w:tr>
      <w:tr w:rsidR="005F6DB9" w:rsidRPr="00EA245D" w14:paraId="658BE02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81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041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F66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EA4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D3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7F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6D9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2C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786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8063.37</w:t>
            </w:r>
          </w:p>
        </w:tc>
      </w:tr>
      <w:tr w:rsidR="005F6DB9" w:rsidRPr="00EA245D" w14:paraId="3228450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418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035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21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19B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D5E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9E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C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E7B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93D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5908.08</w:t>
            </w:r>
          </w:p>
        </w:tc>
      </w:tr>
      <w:tr w:rsidR="005F6DB9" w:rsidRPr="00EA245D" w14:paraId="39E70AF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C80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C9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E74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7E1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0F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659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B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1C9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16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7366.37</w:t>
            </w:r>
          </w:p>
        </w:tc>
      </w:tr>
      <w:tr w:rsidR="005F6DB9" w:rsidRPr="00EA245D" w14:paraId="5CEE594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850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A86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4E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23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EF0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50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19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1E3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73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7733.09</w:t>
            </w:r>
          </w:p>
        </w:tc>
      </w:tr>
      <w:tr w:rsidR="005F6DB9" w:rsidRPr="00EA245D" w14:paraId="3CADA66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36F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0E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F39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4DB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538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D9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B6C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F68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D8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8532.21</w:t>
            </w:r>
          </w:p>
        </w:tc>
      </w:tr>
      <w:tr w:rsidR="005F6DB9" w:rsidRPr="00EA245D" w14:paraId="24F1007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D6BD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22557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450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F7B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3DE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B67C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64B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A30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928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7726.59</w:t>
            </w:r>
          </w:p>
        </w:tc>
      </w:tr>
    </w:tbl>
    <w:p w14:paraId="4CAB94FE" w14:textId="5482F6B2" w:rsidR="005F6DB9" w:rsidRPr="00EA245D" w:rsidRDefault="005F6DB9">
      <w:pPr>
        <w:pStyle w:val="BodyText"/>
        <w:rPr>
          <w:rFonts w:ascii="Times New Roman" w:hAnsi="Times New Roman" w:cs="Times New Roman"/>
        </w:rPr>
      </w:pPr>
    </w:p>
    <w:bookmarkEnd w:id="279"/>
    <w:p w14:paraId="6D7FC437"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243D945"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975A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280" w:name="tbl-summary_choice"/>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6B0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C95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DB7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6DB7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DDE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AFE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E32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E49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43B1620E"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1C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7A0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F9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BE6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9B3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B77A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90A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93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F6C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6912.29</w:t>
            </w:r>
          </w:p>
        </w:tc>
      </w:tr>
      <w:tr w:rsidR="005F6DB9" w:rsidRPr="00EA245D" w14:paraId="613975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95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26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64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06C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D4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D72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117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591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DE6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7093.98</w:t>
            </w:r>
          </w:p>
        </w:tc>
      </w:tr>
      <w:tr w:rsidR="005F6DB9" w:rsidRPr="00EA245D" w14:paraId="12A77BE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2E9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259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5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9ED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96E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070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15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E88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BAC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7514.81</w:t>
            </w:r>
          </w:p>
        </w:tc>
      </w:tr>
      <w:tr w:rsidR="005F6DB9" w:rsidRPr="00EA245D" w14:paraId="0EE0E9E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A4A1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8BB5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C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AA1B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EBB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72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C9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7E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E2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6926.45</w:t>
            </w:r>
          </w:p>
        </w:tc>
      </w:tr>
      <w:tr w:rsidR="005F6DB9" w:rsidRPr="00EA245D" w14:paraId="748D68F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FE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B1E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A336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03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EC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55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C68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DB0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709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7158.11</w:t>
            </w:r>
          </w:p>
        </w:tc>
      </w:tr>
      <w:tr w:rsidR="005F6DB9" w:rsidRPr="00EA245D" w14:paraId="279562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5B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02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BC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70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4A7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9DC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6D30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13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722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6599.41</w:t>
            </w:r>
          </w:p>
        </w:tc>
      </w:tr>
      <w:tr w:rsidR="005F6DB9" w:rsidRPr="00EA245D" w14:paraId="4EC084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5CA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AEF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1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4A3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C4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E66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7F3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49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B21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6114.01</w:t>
            </w:r>
          </w:p>
        </w:tc>
      </w:tr>
      <w:tr w:rsidR="005F6DB9" w:rsidRPr="00EA245D" w14:paraId="25F050D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68A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5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71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A9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A43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E13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00C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E41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19D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8697.98</w:t>
            </w:r>
          </w:p>
        </w:tc>
      </w:tr>
      <w:tr w:rsidR="005F6DB9" w:rsidRPr="00EA245D" w14:paraId="391CC66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B04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CB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DF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5BA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0C0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0E9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4B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F1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3DE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8820.47</w:t>
            </w:r>
          </w:p>
        </w:tc>
      </w:tr>
      <w:tr w:rsidR="005F6DB9" w:rsidRPr="00EA245D" w14:paraId="1AC648C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4EDD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5D5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BB1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5E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2F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97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BE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35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F4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6745.87</w:t>
            </w:r>
          </w:p>
        </w:tc>
      </w:tr>
      <w:tr w:rsidR="005F6DB9" w:rsidRPr="00EA245D" w14:paraId="70CD7E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2232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5F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33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FF15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A0E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9FF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72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95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09F5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7191.48</w:t>
            </w:r>
          </w:p>
        </w:tc>
      </w:tr>
      <w:tr w:rsidR="005F6DB9" w:rsidRPr="00EA245D" w14:paraId="53BB88F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5A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51A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CF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63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41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2E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FE3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3247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9A4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6024.53</w:t>
            </w:r>
          </w:p>
        </w:tc>
      </w:tr>
      <w:tr w:rsidR="005F6DB9" w:rsidRPr="00EA245D" w14:paraId="7D8CF5B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BD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F4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DC7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EB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E74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F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D6A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0B5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9F1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7185.57</w:t>
            </w:r>
          </w:p>
        </w:tc>
      </w:tr>
      <w:tr w:rsidR="005F6DB9" w:rsidRPr="00EA245D" w14:paraId="5276164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A93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3C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DF2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795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799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B1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6C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A80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A8E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7818.41</w:t>
            </w:r>
          </w:p>
        </w:tc>
      </w:tr>
      <w:tr w:rsidR="005F6DB9" w:rsidRPr="00EA245D" w14:paraId="3450B56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99B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2D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1C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A26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FF2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467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2A9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8BC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CC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7672.85</w:t>
            </w:r>
          </w:p>
        </w:tc>
      </w:tr>
      <w:tr w:rsidR="005F6DB9" w:rsidRPr="00EA245D" w14:paraId="74CE43B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84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104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609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8A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743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2C8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E5F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A09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A8F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8127.50</w:t>
            </w:r>
          </w:p>
        </w:tc>
      </w:tr>
      <w:tr w:rsidR="005F6DB9" w:rsidRPr="00EA245D" w14:paraId="540D559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9610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C52B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E6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19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A7C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D50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DB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95E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A3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7388.95</w:t>
            </w:r>
          </w:p>
        </w:tc>
      </w:tr>
      <w:tr w:rsidR="005F6DB9" w:rsidRPr="00EA245D" w14:paraId="5E8706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84F3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43C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E7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E8F9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675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623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A3EB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49D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D7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6418.88</w:t>
            </w:r>
          </w:p>
        </w:tc>
      </w:tr>
      <w:tr w:rsidR="005F6DB9" w:rsidRPr="00EA245D" w14:paraId="2C997AC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B2E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B9D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CB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A7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DC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85B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C09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B5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21B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7258.07</w:t>
            </w:r>
          </w:p>
        </w:tc>
      </w:tr>
      <w:tr w:rsidR="005F6DB9" w:rsidRPr="00EA245D" w14:paraId="7B280D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CE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EC2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5F0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21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168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D7F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F778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8A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B7C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7213.76</w:t>
            </w:r>
          </w:p>
        </w:tc>
      </w:tr>
      <w:tr w:rsidR="005F6DB9" w:rsidRPr="00EA245D" w14:paraId="7C74A52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A1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D1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2C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25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CA0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D69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7B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407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3D2A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7011.19</w:t>
            </w:r>
          </w:p>
        </w:tc>
      </w:tr>
      <w:tr w:rsidR="005F6DB9" w:rsidRPr="00EA245D" w14:paraId="598E6C1F"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EFF5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AA1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34F7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CD4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5E91E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0FCA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3F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E359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A62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7038.46</w:t>
            </w:r>
          </w:p>
        </w:tc>
      </w:tr>
    </w:tbl>
    <w:p w14:paraId="47D6BE19" w14:textId="3F3EDAEA" w:rsidR="005F6DB9" w:rsidRPr="00EA245D" w:rsidRDefault="005F6DB9">
      <w:pPr>
        <w:pStyle w:val="BodyText"/>
        <w:rPr>
          <w:rFonts w:ascii="Times New Roman" w:hAnsi="Times New Roman" w:cs="Times New Roman"/>
        </w:rPr>
      </w:pPr>
    </w:p>
    <w:bookmarkEnd w:id="280"/>
    <w:p w14:paraId="1447A0F2"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For compared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577CA0F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631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281" w:name="tbl-summary_int"/>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5BB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C2B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34B8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353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3FB5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E97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5EA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BE1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7CE9B3CC"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8F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38E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648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6E6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44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C91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60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546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232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6914.84</w:t>
            </w:r>
          </w:p>
        </w:tc>
      </w:tr>
      <w:tr w:rsidR="005F6DB9" w:rsidRPr="00EA245D" w14:paraId="27C6495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E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B6B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2788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66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525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653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AD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272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B81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7251.20</w:t>
            </w:r>
          </w:p>
        </w:tc>
      </w:tr>
      <w:tr w:rsidR="005F6DB9" w:rsidRPr="00EA245D" w14:paraId="277A066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FD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A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EE0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94A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C5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ADF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57F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AB0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E98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7144.03</w:t>
            </w:r>
          </w:p>
        </w:tc>
      </w:tr>
      <w:tr w:rsidR="005F6DB9" w:rsidRPr="00EA245D" w14:paraId="6BC7C8D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CD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CB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70A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5A4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783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A1A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A7A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DDD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FA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7655.14</w:t>
            </w:r>
          </w:p>
        </w:tc>
      </w:tr>
      <w:tr w:rsidR="005F6DB9" w:rsidRPr="00EA245D" w14:paraId="7F0F370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FFC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D51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63D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2F70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B5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5B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3576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52B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44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7540.36</w:t>
            </w:r>
          </w:p>
        </w:tc>
      </w:tr>
      <w:tr w:rsidR="005F6DB9" w:rsidRPr="00EA245D" w14:paraId="2C3A246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ED7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6F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31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B46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7C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8C6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5D5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5D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C38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6038.13</w:t>
            </w:r>
          </w:p>
        </w:tc>
      </w:tr>
      <w:tr w:rsidR="005F6DB9" w:rsidRPr="00EA245D" w14:paraId="0B08167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20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6C8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62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C48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59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2C2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5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AD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85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5708.73</w:t>
            </w:r>
          </w:p>
        </w:tc>
      </w:tr>
      <w:tr w:rsidR="005F6DB9" w:rsidRPr="00EA245D" w14:paraId="207E2EE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D4E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1725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B63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2D3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ABCD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65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1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92AB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16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8664.01</w:t>
            </w:r>
          </w:p>
        </w:tc>
      </w:tr>
      <w:tr w:rsidR="005F6DB9" w:rsidRPr="00EA245D" w14:paraId="19CB046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A4E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44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1E0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6E9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D33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42B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CC3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D12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CE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9250.40</w:t>
            </w:r>
          </w:p>
        </w:tc>
      </w:tr>
      <w:tr w:rsidR="005F6DB9" w:rsidRPr="00EA245D" w14:paraId="12F4F3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9D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6AF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D45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82A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7509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21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FC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682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89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6586.40</w:t>
            </w:r>
          </w:p>
        </w:tc>
      </w:tr>
      <w:tr w:rsidR="005F6DB9" w:rsidRPr="00EA245D" w14:paraId="0F60DE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0E8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52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954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B287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C03A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97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530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773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634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6529.68</w:t>
            </w:r>
          </w:p>
        </w:tc>
      </w:tr>
      <w:tr w:rsidR="005F6DB9" w:rsidRPr="00EA245D" w14:paraId="1CA2A42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21F0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DDE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2CD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FA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54E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01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C39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A3FD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F10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6855.33</w:t>
            </w:r>
          </w:p>
        </w:tc>
      </w:tr>
      <w:tr w:rsidR="005F6DB9" w:rsidRPr="00EA245D" w14:paraId="58792D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887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39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1E3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00D7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7C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40ED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B47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0B05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AB25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7554.35</w:t>
            </w:r>
          </w:p>
        </w:tc>
      </w:tr>
      <w:tr w:rsidR="005F6DB9" w:rsidRPr="00EA245D" w14:paraId="541357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4C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78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9F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BF4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459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941F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6FA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7D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793F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7599.14</w:t>
            </w:r>
          </w:p>
        </w:tc>
      </w:tr>
      <w:tr w:rsidR="005F6DB9" w:rsidRPr="00EA245D" w14:paraId="534D4A4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35F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D95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7B1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0BC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FF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C31F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4F9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D1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91C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6797.39</w:t>
            </w:r>
          </w:p>
        </w:tc>
      </w:tr>
      <w:tr w:rsidR="005F6DB9" w:rsidRPr="00EA245D" w14:paraId="359A5E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FBE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8CDC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14F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430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E7B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A4D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EC14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11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17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6637.73</w:t>
            </w:r>
          </w:p>
        </w:tc>
      </w:tr>
      <w:tr w:rsidR="005F6DB9" w:rsidRPr="00EA245D" w14:paraId="518EBE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8D1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7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6057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E6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4B2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50E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9F2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331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C94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7533.53</w:t>
            </w:r>
          </w:p>
        </w:tc>
      </w:tr>
      <w:tr w:rsidR="005F6DB9" w:rsidRPr="00EA245D" w14:paraId="0D0E9CF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AC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F8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36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945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4CC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66C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473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67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1ABF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5960.45</w:t>
            </w:r>
          </w:p>
        </w:tc>
      </w:tr>
      <w:tr w:rsidR="005F6DB9" w:rsidRPr="00EA245D" w14:paraId="6247D4E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863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D9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77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C50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D83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8D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09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663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D295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7070.71</w:t>
            </w:r>
          </w:p>
        </w:tc>
      </w:tr>
      <w:tr w:rsidR="005F6DB9" w:rsidRPr="00EA245D" w14:paraId="73BC028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B99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3D9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1AFC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1757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CF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31B4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B2A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175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DAA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6394.78</w:t>
            </w:r>
          </w:p>
        </w:tc>
      </w:tr>
      <w:tr w:rsidR="005F6DB9" w:rsidRPr="00EA245D" w14:paraId="43786FD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92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0F44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4C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4F1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334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16D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32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85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B83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6636.15</w:t>
            </w:r>
          </w:p>
        </w:tc>
      </w:tr>
      <w:tr w:rsidR="005F6DB9" w:rsidRPr="00EA245D" w14:paraId="0D04B1A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7C1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389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1E5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FDE9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C1B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70D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D12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285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166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6562.71</w:t>
            </w:r>
          </w:p>
        </w:tc>
      </w:tr>
    </w:tbl>
    <w:p w14:paraId="08201E9A" w14:textId="69610B16" w:rsidR="005F6DB9" w:rsidRPr="00EA245D" w:rsidRDefault="005F6DB9">
      <w:pPr>
        <w:pStyle w:val="BodyText"/>
        <w:rPr>
          <w:rFonts w:ascii="Times New Roman" w:hAnsi="Times New Roman" w:cs="Times New Roman"/>
        </w:rPr>
      </w:pPr>
    </w:p>
    <w:bookmarkEnd w:id="281"/>
    <w:p w14:paraId="53429FA2"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rPr>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rsidRPr="00EA245D" w14:paraId="4CD1F701"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2F1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282" w:name="tbl-summary_other"/>
            <w:r w:rsidRPr="00EA245D">
              <w:rPr>
                <w:rFonts w:ascii="Times New Roman" w:eastAsia="Helvetica" w:hAnsi="Times New Roman" w:cs="Times New Roman"/>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F56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1596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8BF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9BB3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F9B6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871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3CA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E2A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ess_tail</w:t>
            </w:r>
          </w:p>
        </w:tc>
      </w:tr>
      <w:tr w:rsidR="005F6DB9" w:rsidRPr="00EA245D" w14:paraId="52732DB5"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DB5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BF5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E6E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3046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CF7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EDA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44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DEB7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E24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2313.13</w:t>
            </w:r>
          </w:p>
        </w:tc>
      </w:tr>
      <w:tr w:rsidR="005F6DB9" w:rsidRPr="00EA245D" w14:paraId="2ADB042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5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B195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73A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DC79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E261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862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3248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CD8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E63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2777.99</w:t>
            </w:r>
          </w:p>
        </w:tc>
      </w:tr>
      <w:tr w:rsidR="005F6DB9" w:rsidRPr="00EA245D" w14:paraId="27B134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0D8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F6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19C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2175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60A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267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3EC0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E7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E3D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5803.67</w:t>
            </w:r>
          </w:p>
        </w:tc>
      </w:tr>
      <w:tr w:rsidR="005F6DB9" w:rsidRPr="00EA245D" w14:paraId="0107827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CDE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565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04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C1A1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07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E1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A8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5C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D1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3110.77</w:t>
            </w:r>
          </w:p>
        </w:tc>
      </w:tr>
      <w:tr w:rsidR="005F6DB9" w:rsidRPr="00EA245D" w14:paraId="462AB9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4B1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49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8F6A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9EB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86B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C522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8C3A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62E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CD3E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6333.93</w:t>
            </w:r>
          </w:p>
        </w:tc>
      </w:tr>
      <w:tr w:rsidR="005F6DB9" w:rsidRPr="00EA245D" w14:paraId="6D304F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AA8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sd_lizard_i</w:t>
            </w:r>
            <w:r w:rsidRPr="00EA245D">
              <w:rPr>
                <w:rFonts w:ascii="Times New Roman" w:eastAsia="Helvetica" w:hAnsi="Times New Roman" w:cs="Times New Roman"/>
                <w:color w:val="000000"/>
                <w:sz w:val="18"/>
                <w:szCs w:val="18"/>
              </w:rPr>
              <w:lastRenderedPageBreak/>
              <w:t>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E1A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lastRenderedPageBreak/>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5A17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88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5B9C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3F50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1E8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0D2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1E2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5748.30</w:t>
            </w:r>
          </w:p>
        </w:tc>
      </w:tr>
      <w:tr w:rsidR="005F6DB9" w:rsidRPr="00EA245D" w14:paraId="54461D5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C23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A553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4F5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2D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EBB1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93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3C0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8CFF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DFD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8861.89</w:t>
            </w:r>
          </w:p>
        </w:tc>
      </w:tr>
      <w:tr w:rsidR="005F6DB9" w:rsidRPr="00EA245D" w14:paraId="6E69D3A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04E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AD64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0F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259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18F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093A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E2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A0C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6A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8383.11</w:t>
            </w:r>
          </w:p>
        </w:tc>
      </w:tr>
      <w:tr w:rsidR="005F6DB9" w:rsidRPr="00EA245D" w14:paraId="5AA3666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676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20F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2C2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3A41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BE5F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32BF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ABC1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F510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4E8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9738.65</w:t>
            </w:r>
          </w:p>
        </w:tc>
      </w:tr>
      <w:tr w:rsidR="005F6DB9" w:rsidRPr="00EA245D" w14:paraId="04E7C085"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C28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620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655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A42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980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F2B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08ADC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0516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3F1A7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A245D">
              <w:rPr>
                <w:rFonts w:ascii="Times New Roman" w:eastAsia="Helvetica" w:hAnsi="Times New Roman" w:cs="Times New Roman"/>
                <w:color w:val="000000"/>
                <w:sz w:val="18"/>
                <w:szCs w:val="18"/>
              </w:rPr>
              <w:t>5974.94</w:t>
            </w:r>
          </w:p>
        </w:tc>
      </w:tr>
    </w:tbl>
    <w:p w14:paraId="49D16E15" w14:textId="4AF34127" w:rsidR="005F6DB9" w:rsidRPr="00EA245D" w:rsidRDefault="005F6DB9">
      <w:pPr>
        <w:pStyle w:val="BodyText"/>
        <w:rPr>
          <w:rFonts w:ascii="Times New Roman" w:hAnsi="Times New Roman" w:cs="Times New Roman"/>
        </w:rPr>
      </w:pPr>
    </w:p>
    <w:bookmarkEnd w:id="282"/>
    <w:p w14:paraId="0278E536"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72FE0A54" w14:textId="77777777" w:rsidR="005F6DB9" w:rsidRPr="00EA245D" w:rsidRDefault="00000000">
      <w:pPr>
        <w:pStyle w:val="Heading4"/>
        <w:rPr>
          <w:rFonts w:ascii="Times New Roman" w:hAnsi="Times New Roman" w:cs="Times New Roman"/>
        </w:rPr>
      </w:pPr>
      <w:bookmarkStart w:id="283" w:name="treatments-effects"/>
      <w:bookmarkEnd w:id="278"/>
      <w:r w:rsidRPr="00EA245D">
        <w:rPr>
          <w:rFonts w:ascii="Times New Roman" w:hAnsi="Times New Roman" w:cs="Times New Roman"/>
        </w:rPr>
        <w:lastRenderedPageBreak/>
        <w:t>Treatments effects</w:t>
      </w:r>
    </w:p>
    <w:p w14:paraId="16DF1DD3"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S2.- Estimated mean probability of choosing first the higher amount (Choice) and the mean interest for the higher amount of food (Interest) per treatment group for each of the numerical tests performed. p indicates the p</w:t>
      </w:r>
      <w:r w:rsidRPr="00EA245D">
        <w:rPr>
          <w:rFonts w:ascii="Times New Roman" w:hAnsi="Times New Roman" w:cs="Times New Roman"/>
          <w:i/>
          <w:iCs/>
          <w:vertAlign w:val="subscript"/>
        </w:rPr>
        <w:t>mcmcm</w:t>
      </w:r>
      <w:r w:rsidRPr="00EA245D">
        <w:rPr>
          <w:rFonts w:ascii="Times New Roman" w:hAnsi="Times New Roman" w:cs="Times New Roman"/>
          <w:i/>
          <w:iCs/>
        </w:rPr>
        <w:t xml:space="preserve"> value (p) of testing the hypothesis Choice ≠ 0.5, and Interest ≠ 0, which would indicate a preference towards one of choices (&gt; towards higher amounts, &lt; towards lower amounts) of the comparissons. In bold, the groups where p</w:t>
      </w:r>
      <w:r w:rsidRPr="00EA245D">
        <w:rPr>
          <w:rFonts w:ascii="Times New Roman" w:hAnsi="Times New Roman" w:cs="Times New Roman"/>
          <w:i/>
          <w:iCs/>
          <w:vertAlign w:val="subscript"/>
        </w:rPr>
        <w:t>mcmcm</w:t>
      </w:r>
      <w:r w:rsidRPr="00EA245D">
        <w:rPr>
          <w:rFonts w:ascii="Times New Roman" w:hAnsi="Times New Roman" w:cs="Times New Roman"/>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5F6DB9" w:rsidRPr="00EA245D" w14:paraId="4C95AC3D"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7E1E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284" w:name="tbl-disc"/>
            <w:r w:rsidRPr="00EA245D">
              <w:rPr>
                <w:rFonts w:ascii="Times New Roman" w:eastAsia="Helvetica" w:hAnsi="Times New Roman" w:cs="Times New Roman"/>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1070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A730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50D7D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432D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6F94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w:t>
            </w:r>
          </w:p>
        </w:tc>
      </w:tr>
      <w:tr w:rsidR="005F6DB9" w:rsidRPr="00EA245D" w14:paraId="3C2F1576"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8B1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863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A5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680BD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0.22</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9AB8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7DA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0.68</w:t>
            </w:r>
          </w:p>
        </w:tc>
      </w:tr>
      <w:tr w:rsidR="005F6DB9" w:rsidRPr="00EA245D" w14:paraId="48BBB2F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731DF"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285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5032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267A1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74B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B4A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0.89</w:t>
            </w:r>
          </w:p>
        </w:tc>
      </w:tr>
      <w:tr w:rsidR="005F6DB9" w:rsidRPr="00EA245D" w14:paraId="23B34CD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EC1AB"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9F9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BE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12437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265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5470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0.52</w:t>
            </w:r>
          </w:p>
        </w:tc>
      </w:tr>
      <w:tr w:rsidR="005F6DB9" w:rsidRPr="00EA245D" w14:paraId="376777D5"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9861EC"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F177F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93574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187385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B8A739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-4.69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817B6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0.81</w:t>
            </w:r>
          </w:p>
        </w:tc>
      </w:tr>
      <w:tr w:rsidR="005F6DB9" w:rsidRPr="00EA245D" w14:paraId="1F2022A0"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CEB5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3A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DA9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7694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1D4C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-19.15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5D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0.34</w:t>
            </w:r>
          </w:p>
        </w:tc>
      </w:tr>
      <w:tr w:rsidR="005F6DB9" w:rsidRPr="00EA245D" w14:paraId="527CB00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0475"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B60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4D76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D789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B603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866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0.89</w:t>
            </w:r>
          </w:p>
        </w:tc>
      </w:tr>
      <w:tr w:rsidR="005F6DB9" w:rsidRPr="00EA245D" w14:paraId="0D8EC22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CBA4"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90BA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AF0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95A9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A8F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764B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0.12</w:t>
            </w:r>
          </w:p>
        </w:tc>
      </w:tr>
      <w:tr w:rsidR="005F6DB9" w:rsidRPr="00EA245D" w14:paraId="2DFBB12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BB229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29EAB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1D76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A4D2E2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F0E9B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-8.66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42A68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0.67</w:t>
            </w:r>
          </w:p>
        </w:tc>
      </w:tr>
      <w:tr w:rsidR="005F6DB9" w:rsidRPr="00EA245D" w14:paraId="3D0FE897"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22A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4A1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DE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281B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0.99</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BF957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B1B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0.54</w:t>
            </w:r>
          </w:p>
        </w:tc>
      </w:tr>
      <w:tr w:rsidR="005F6DB9" w:rsidRPr="00EA245D" w14:paraId="1B1A248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AF4A"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79D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5B2F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8EF48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4909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932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0.85</w:t>
            </w:r>
          </w:p>
        </w:tc>
      </w:tr>
      <w:tr w:rsidR="005F6DB9" w:rsidRPr="00EA245D" w14:paraId="0616A05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B96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FF83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030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AA6A4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BCC82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6E18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0.61</w:t>
            </w:r>
          </w:p>
        </w:tc>
      </w:tr>
      <w:tr w:rsidR="005F6DB9" w:rsidRPr="00EA245D" w14:paraId="381AA4C6"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29242"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81C79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2CEF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75B7F4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C2F7A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8.62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6B013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0.66</w:t>
            </w:r>
          </w:p>
        </w:tc>
      </w:tr>
      <w:tr w:rsidR="005F6DB9" w:rsidRPr="00EA245D" w14:paraId="56F9B6C9"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01B3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009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415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4B782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E01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-9.68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C3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0.63</w:t>
            </w:r>
          </w:p>
        </w:tc>
      </w:tr>
      <w:tr w:rsidR="005F6DB9" w:rsidRPr="00EA245D" w14:paraId="1935F3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2E0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FFA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EBB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85C8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0371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27.84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70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0.15</w:t>
            </w:r>
          </w:p>
        </w:tc>
      </w:tr>
      <w:tr w:rsidR="005F6DB9" w:rsidRPr="00EA245D" w14:paraId="1849949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9AAB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245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ED0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4FEDF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691C2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B0FC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0.88</w:t>
            </w:r>
          </w:p>
        </w:tc>
      </w:tr>
      <w:tr w:rsidR="005F6DB9" w:rsidRPr="00EA245D" w14:paraId="2B8E609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7623D"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E0AD2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5EA53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DF48A0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0.35</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608CC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-29.22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5A4C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0.14</w:t>
            </w:r>
          </w:p>
        </w:tc>
      </w:tr>
      <w:tr w:rsidR="005F6DB9" w:rsidRPr="00EA245D" w14:paraId="00D2F895"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8BC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921B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7F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27CAB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99AE9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-30.03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DED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0.15</w:t>
            </w:r>
          </w:p>
        </w:tc>
      </w:tr>
      <w:tr w:rsidR="005F6DB9" w:rsidRPr="00EA245D" w14:paraId="17CF7C1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1AE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372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2C8E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8301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0.49</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CCC2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5836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0.25</w:t>
            </w:r>
          </w:p>
        </w:tc>
      </w:tr>
      <w:tr w:rsidR="005F6DB9" w:rsidRPr="00EA245D" w14:paraId="3779FC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08A7"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B74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D2A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89D21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4DA781"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CFF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0.52</w:t>
            </w:r>
          </w:p>
        </w:tc>
      </w:tr>
      <w:tr w:rsidR="005F6DB9" w:rsidRPr="00EA245D" w14:paraId="12883626"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265A1"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1AB0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B07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436E4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0.14</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E9F36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14.03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C9C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0.49</w:t>
            </w:r>
          </w:p>
        </w:tc>
      </w:tr>
    </w:tbl>
    <w:p w14:paraId="0E9202D6" w14:textId="7117602A" w:rsidR="005F6DB9" w:rsidRPr="00EA245D" w:rsidRDefault="005F6DB9">
      <w:pPr>
        <w:pStyle w:val="BodyText"/>
        <w:rPr>
          <w:rFonts w:ascii="Times New Roman" w:hAnsi="Times New Roman" w:cs="Times New Roman"/>
        </w:rPr>
      </w:pPr>
    </w:p>
    <w:bookmarkEnd w:id="284"/>
    <w:p w14:paraId="1283739B"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57F6CD0F" w14:textId="77777777" w:rsidR="005F6DB9" w:rsidRPr="00EA245D" w:rsidRDefault="00000000">
      <w:pPr>
        <w:pStyle w:val="Heading4"/>
        <w:rPr>
          <w:rFonts w:ascii="Times New Roman" w:hAnsi="Times New Roman" w:cs="Times New Roman"/>
        </w:rPr>
      </w:pPr>
      <w:bookmarkStart w:id="285" w:name="testing-potential-side-biases"/>
      <w:bookmarkEnd w:id="283"/>
      <w:r w:rsidRPr="00EA245D">
        <w:rPr>
          <w:rFonts w:ascii="Times New Roman" w:hAnsi="Times New Roman" w:cs="Times New Roman"/>
        </w:rPr>
        <w:lastRenderedPageBreak/>
        <w:t>Testing potential side biases</w:t>
      </w:r>
    </w:p>
    <w:p w14:paraId="3225AACA"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i/>
          <w:iCs/>
        </w:rPr>
        <w:t>Table S3.- Number of individuals per treatment that chose the right (R) or left (L) side in each of the 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7"/>
        <w:gridCol w:w="1417"/>
        <w:gridCol w:w="1417"/>
        <w:gridCol w:w="1417"/>
        <w:gridCol w:w="1329"/>
        <w:gridCol w:w="1417"/>
      </w:tblGrid>
      <w:tr w:rsidR="005F6DB9" w:rsidRPr="00EA245D" w14:paraId="6F2FE55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5E843"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286"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C4D38"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B595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F9CC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E31E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DE3F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3 VS 4</w:t>
            </w:r>
          </w:p>
        </w:tc>
      </w:tr>
      <w:tr w:rsidR="005F6DB9" w:rsidRPr="00EA245D" w14:paraId="277EB3A3"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DBCD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2E245"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F3A3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874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677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FF4C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12 | L = 8 , p = 0.5</w:t>
            </w:r>
          </w:p>
        </w:tc>
      </w:tr>
      <w:tr w:rsidR="005F6DB9" w:rsidRPr="00EA245D" w14:paraId="7658481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4E4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E05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5698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A27B"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303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48A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r>
      <w:tr w:rsidR="005F6DB9" w:rsidRPr="00EA245D" w14:paraId="4E422E0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1ED5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5CB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06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0D7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7498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A7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r>
      <w:tr w:rsidR="005F6DB9" w:rsidRPr="00EA245D" w14:paraId="474E37FA"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C0613"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1F0B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BEF2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262C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3CA8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C6D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R = 11 | L = 9 , p = 0.82</w:t>
            </w:r>
          </w:p>
        </w:tc>
      </w:tr>
    </w:tbl>
    <w:p w14:paraId="1EC63BB4" w14:textId="28D113C9" w:rsidR="005F6DB9" w:rsidRPr="00EA245D" w:rsidRDefault="005F6DB9">
      <w:pPr>
        <w:pStyle w:val="BodyText"/>
        <w:rPr>
          <w:rFonts w:ascii="Times New Roman" w:hAnsi="Times New Roman" w:cs="Times New Roman"/>
        </w:rPr>
      </w:pPr>
    </w:p>
    <w:bookmarkEnd w:id="286"/>
    <w:p w14:paraId="35ED1F9D"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64E29EDA" w14:textId="77777777" w:rsidR="005F6DB9" w:rsidRPr="00EA245D" w:rsidRDefault="00000000">
      <w:pPr>
        <w:pStyle w:val="Heading4"/>
        <w:rPr>
          <w:rFonts w:ascii="Times New Roman" w:hAnsi="Times New Roman" w:cs="Times New Roman"/>
        </w:rPr>
      </w:pPr>
      <w:bookmarkStart w:id="287" w:name="prey-orientation-test"/>
      <w:bookmarkEnd w:id="285"/>
      <w:r w:rsidRPr="00EA245D">
        <w:rPr>
          <w:rFonts w:ascii="Times New Roman" w:hAnsi="Times New Roman" w:cs="Times New Roman"/>
        </w:rPr>
        <w:lastRenderedPageBreak/>
        <w:t>Prey orientation test</w:t>
      </w:r>
    </w:p>
    <w:p w14:paraId="64F502B6" w14:textId="77777777" w:rsidR="005F6DB9" w:rsidRPr="00EA245D" w:rsidRDefault="00000000">
      <w:pPr>
        <w:pStyle w:val="FirstParagraph"/>
        <w:rPr>
          <w:rFonts w:ascii="Times New Roman" w:hAnsi="Times New Roman" w:cs="Times New Roman"/>
        </w:rPr>
      </w:pPr>
      <w:r w:rsidRPr="00EA245D">
        <w:rPr>
          <w:rFonts w:ascii="Times New Roman" w:hAnsi="Times New Roman" w:cs="Times New Roman"/>
        </w:rP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sidR="005F6DB9" w:rsidRPr="00EA245D">
          <w:rPr>
            <w:rStyle w:val="Hyperlink"/>
            <w:rFonts w:ascii="Times New Roman" w:hAnsi="Times New Roman" w:cs="Times New Roman"/>
          </w:rPr>
          <w:t>Fig. 1</w:t>
        </w:r>
      </w:hyperlink>
      <w:r w:rsidRPr="00EA245D">
        <w:rPr>
          <w:rFonts w:ascii="Times New Roman" w:hAnsi="Times New Roman" w:cs="Times New Roman"/>
        </w:rPr>
        <w:t xml:space="preserve"> B) and the other one horizontal to the shelter. We perform a unique trial randomising the position of the orientation of the cricket. We recorded the amount of individuals that chose the cricket oriented vertically and horizontally. Results are shown in the table below.</w:t>
      </w:r>
    </w:p>
    <w:p w14:paraId="2675E114" w14:textId="77777777" w:rsidR="005F6DB9" w:rsidRPr="00EA245D" w:rsidRDefault="00000000">
      <w:pPr>
        <w:pStyle w:val="BodyText"/>
        <w:rPr>
          <w:rFonts w:ascii="Times New Roman" w:hAnsi="Times New Roman" w:cs="Times New Roman"/>
        </w:rPr>
      </w:pPr>
      <w:r w:rsidRPr="00EA245D">
        <w:rPr>
          <w:rFonts w:ascii="Times New Roman" w:hAnsi="Times New Roman" w:cs="Times New Roman"/>
          <w:i/>
          <w:iCs/>
        </w:rPr>
        <w:t>Table S4. Number of individuals per treatment that chose the cricket oriente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19"/>
        <w:gridCol w:w="1911"/>
        <w:gridCol w:w="1536"/>
        <w:gridCol w:w="1458"/>
      </w:tblGrid>
      <w:tr w:rsidR="005F6DB9" w:rsidRPr="00EA245D" w14:paraId="3BFF7CF0"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87165" w14:textId="77777777" w:rsidR="005F6DB9" w:rsidRPr="00EA245D" w:rsidRDefault="005F6DB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288"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2DAD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2A8A7"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CBEC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p-value</w:t>
            </w:r>
          </w:p>
        </w:tc>
      </w:tr>
      <w:tr w:rsidR="005F6DB9" w:rsidRPr="00EA245D" w14:paraId="0C486D10"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8C6D9"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14D7E"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D2B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F48C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0.503</w:t>
            </w:r>
          </w:p>
        </w:tc>
      </w:tr>
      <w:tr w:rsidR="005F6DB9" w:rsidRPr="00EA245D" w14:paraId="040BBC88"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C612"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7706A"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5E1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3C94"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0.263</w:t>
            </w:r>
          </w:p>
        </w:tc>
      </w:tr>
      <w:tr w:rsidR="005F6DB9" w:rsidRPr="00EA245D" w14:paraId="5F06305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C5A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4BA3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9F72D"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C4F96"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0.503</w:t>
            </w:r>
          </w:p>
        </w:tc>
      </w:tr>
      <w:tr w:rsidR="005F6DB9" w:rsidRPr="00EA245D" w14:paraId="069A2086"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7872D0"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951C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4272C"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FACEF" w14:textId="77777777" w:rsidR="005F6DB9" w:rsidRPr="00EA245D"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EA245D">
              <w:rPr>
                <w:rFonts w:ascii="Times New Roman" w:eastAsia="Helvetica" w:hAnsi="Times New Roman" w:cs="Times New Roman"/>
                <w:color w:val="000000"/>
                <w:sz w:val="18"/>
                <w:szCs w:val="18"/>
              </w:rPr>
              <w:t>0.824</w:t>
            </w:r>
          </w:p>
        </w:tc>
      </w:tr>
    </w:tbl>
    <w:p w14:paraId="61DE6408" w14:textId="77F0C87A" w:rsidR="005F6DB9" w:rsidRPr="00EA245D" w:rsidRDefault="005F6DB9">
      <w:pPr>
        <w:pStyle w:val="BodyText"/>
        <w:rPr>
          <w:rFonts w:ascii="Times New Roman" w:hAnsi="Times New Roman" w:cs="Times New Roman"/>
        </w:rPr>
      </w:pPr>
    </w:p>
    <w:bookmarkEnd w:id="288"/>
    <w:p w14:paraId="2BB07F51" w14:textId="77777777" w:rsidR="005F6DB9" w:rsidRPr="00EA245D" w:rsidRDefault="00000000">
      <w:pPr>
        <w:rPr>
          <w:rFonts w:ascii="Times New Roman" w:hAnsi="Times New Roman" w:cs="Times New Roman"/>
        </w:rPr>
      </w:pPr>
      <w:r w:rsidRPr="00EA245D">
        <w:rPr>
          <w:rFonts w:ascii="Times New Roman" w:hAnsi="Times New Roman" w:cs="Times New Roman"/>
        </w:rPr>
        <w:br w:type="page"/>
      </w:r>
    </w:p>
    <w:p w14:paraId="2D111C4C" w14:textId="77777777" w:rsidR="005F6DB9" w:rsidRPr="00EA245D" w:rsidRDefault="00000000">
      <w:pPr>
        <w:pStyle w:val="Heading4"/>
        <w:rPr>
          <w:rFonts w:ascii="Times New Roman" w:hAnsi="Times New Roman" w:cs="Times New Roman"/>
        </w:rPr>
      </w:pPr>
      <w:bookmarkStart w:id="289" w:name="checking-the-model-plots"/>
      <w:bookmarkEnd w:id="287"/>
      <w:r w:rsidRPr="00EA245D">
        <w:rPr>
          <w:rFonts w:ascii="Times New Roman" w:hAnsi="Times New Roman" w:cs="Times New Roman"/>
        </w:rPr>
        <w:lastRenderedPageBreak/>
        <w:t>Checking the model plots</w:t>
      </w:r>
    </w:p>
    <w:tbl>
      <w:tblPr>
        <w:tblStyle w:val="Table"/>
        <w:tblW w:w="5000" w:type="pct"/>
        <w:tblLook w:val="0000" w:firstRow="0" w:lastRow="0" w:firstColumn="0" w:lastColumn="0" w:noHBand="0" w:noVBand="0"/>
      </w:tblPr>
      <w:tblGrid>
        <w:gridCol w:w="9576"/>
      </w:tblGrid>
      <w:tr w:rsidR="005F6DB9" w:rsidRPr="00EA245D" w14:paraId="31F7622F" w14:textId="77777777">
        <w:tc>
          <w:tcPr>
            <w:tcW w:w="0" w:type="auto"/>
          </w:tcPr>
          <w:p w14:paraId="0477493C"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1B571F94" wp14:editId="78632151">
                  <wp:extent cx="3733800" cy="298704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checking_model-1.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6F412A0F" w14:textId="77777777" w:rsidR="005F6DB9" w:rsidRPr="00EA245D" w:rsidRDefault="005F6DB9">
            <w:pPr>
              <w:pStyle w:val="ImageCaption"/>
              <w:spacing w:before="200"/>
              <w:rPr>
                <w:rFonts w:ascii="Times New Roman" w:hAnsi="Times New Roman" w:cs="Times New Roman"/>
              </w:rPr>
            </w:pPr>
          </w:p>
        </w:tc>
      </w:tr>
      <w:tr w:rsidR="005F6DB9" w:rsidRPr="00EA245D" w14:paraId="63051097" w14:textId="77777777">
        <w:tc>
          <w:tcPr>
            <w:tcW w:w="0" w:type="auto"/>
          </w:tcPr>
          <w:p w14:paraId="7A7E6BBA"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0E02153E" wp14:editId="00F5A5E6">
                  <wp:extent cx="3733800" cy="298704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checking_model-2.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5EF7C9C9" w14:textId="77777777" w:rsidR="005F6DB9" w:rsidRPr="00EA245D" w:rsidRDefault="005F6DB9">
            <w:pPr>
              <w:pStyle w:val="ImageCaption"/>
              <w:spacing w:before="200"/>
              <w:rPr>
                <w:rFonts w:ascii="Times New Roman" w:hAnsi="Times New Roman" w:cs="Times New Roman"/>
              </w:rPr>
            </w:pPr>
          </w:p>
        </w:tc>
      </w:tr>
      <w:tr w:rsidR="005F6DB9" w:rsidRPr="00EA245D" w14:paraId="70746396" w14:textId="77777777">
        <w:tc>
          <w:tcPr>
            <w:tcW w:w="0" w:type="auto"/>
          </w:tcPr>
          <w:p w14:paraId="545A5243"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6AEA08C6" wp14:editId="2F5F71D1">
                  <wp:extent cx="3733800" cy="298704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checking_model-3.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2812B347" w14:textId="77777777" w:rsidR="005F6DB9" w:rsidRPr="00EA245D" w:rsidRDefault="005F6DB9">
            <w:pPr>
              <w:pStyle w:val="ImageCaption"/>
              <w:spacing w:before="200"/>
              <w:rPr>
                <w:rFonts w:ascii="Times New Roman" w:hAnsi="Times New Roman" w:cs="Times New Roman"/>
              </w:rPr>
            </w:pPr>
          </w:p>
        </w:tc>
      </w:tr>
      <w:tr w:rsidR="005F6DB9" w:rsidRPr="00EA245D" w14:paraId="4B251937" w14:textId="77777777">
        <w:tc>
          <w:tcPr>
            <w:tcW w:w="0" w:type="auto"/>
          </w:tcPr>
          <w:p w14:paraId="3C1D658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7B9E34B7" wp14:editId="7F594FDB">
                  <wp:extent cx="3733800" cy="2987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checking_model-4.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4ECDE05C" w14:textId="77777777" w:rsidR="005F6DB9" w:rsidRPr="00EA245D" w:rsidRDefault="005F6DB9">
            <w:pPr>
              <w:pStyle w:val="ImageCaption"/>
              <w:spacing w:before="200"/>
              <w:rPr>
                <w:rFonts w:ascii="Times New Roman" w:hAnsi="Times New Roman" w:cs="Times New Roman"/>
              </w:rPr>
            </w:pPr>
          </w:p>
        </w:tc>
      </w:tr>
      <w:tr w:rsidR="005F6DB9" w:rsidRPr="00EA245D" w14:paraId="53036F52" w14:textId="77777777">
        <w:tc>
          <w:tcPr>
            <w:tcW w:w="0" w:type="auto"/>
          </w:tcPr>
          <w:p w14:paraId="69452D1E"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20597CAC" wp14:editId="24108C8E">
                  <wp:extent cx="3733800" cy="298704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checking_model-5.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1DE0C572" w14:textId="77777777" w:rsidR="005F6DB9" w:rsidRPr="00EA245D" w:rsidRDefault="005F6DB9">
            <w:pPr>
              <w:pStyle w:val="ImageCaption"/>
              <w:spacing w:before="200"/>
              <w:rPr>
                <w:rFonts w:ascii="Times New Roman" w:hAnsi="Times New Roman" w:cs="Times New Roman"/>
              </w:rPr>
            </w:pPr>
          </w:p>
        </w:tc>
      </w:tr>
      <w:tr w:rsidR="005F6DB9" w:rsidRPr="00EA245D" w14:paraId="09A5B70C" w14:textId="77777777">
        <w:tc>
          <w:tcPr>
            <w:tcW w:w="0" w:type="auto"/>
          </w:tcPr>
          <w:p w14:paraId="45D26C83"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29ECF4A9" wp14:editId="0272BF68">
                  <wp:extent cx="3733800" cy="298704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ms_files/figure-docx/checking_model-6.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3499C19F" w14:textId="77777777" w:rsidR="005F6DB9" w:rsidRPr="00EA245D" w:rsidRDefault="005F6DB9">
            <w:pPr>
              <w:pStyle w:val="ImageCaption"/>
              <w:spacing w:before="200"/>
              <w:rPr>
                <w:rFonts w:ascii="Times New Roman" w:hAnsi="Times New Roman" w:cs="Times New Roman"/>
              </w:rPr>
            </w:pPr>
          </w:p>
        </w:tc>
      </w:tr>
      <w:tr w:rsidR="005F6DB9" w:rsidRPr="00EA245D" w14:paraId="64D2BBAF" w14:textId="77777777">
        <w:tc>
          <w:tcPr>
            <w:tcW w:w="0" w:type="auto"/>
          </w:tcPr>
          <w:p w14:paraId="356C095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07259B41" wp14:editId="48C1AF02">
                  <wp:extent cx="3733800" cy="298704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s_files/figure-docx/checking_model-7.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0CB05C54" w14:textId="77777777" w:rsidR="005F6DB9" w:rsidRPr="00EA245D" w:rsidRDefault="005F6DB9">
            <w:pPr>
              <w:pStyle w:val="ImageCaption"/>
              <w:spacing w:before="200"/>
              <w:rPr>
                <w:rFonts w:ascii="Times New Roman" w:hAnsi="Times New Roman" w:cs="Times New Roman"/>
              </w:rPr>
            </w:pPr>
          </w:p>
        </w:tc>
      </w:tr>
      <w:tr w:rsidR="005F6DB9" w:rsidRPr="00EA245D" w14:paraId="4F7B08F9" w14:textId="77777777">
        <w:tc>
          <w:tcPr>
            <w:tcW w:w="0" w:type="auto"/>
          </w:tcPr>
          <w:p w14:paraId="0377191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4963B882" wp14:editId="11AA2726">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8.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0B0B66FF" w14:textId="77777777" w:rsidR="005F6DB9" w:rsidRPr="00EA245D" w:rsidRDefault="005F6DB9">
            <w:pPr>
              <w:pStyle w:val="ImageCaption"/>
              <w:spacing w:before="200"/>
              <w:rPr>
                <w:rFonts w:ascii="Times New Roman" w:hAnsi="Times New Roman" w:cs="Times New Roman"/>
              </w:rPr>
            </w:pPr>
          </w:p>
        </w:tc>
      </w:tr>
      <w:tr w:rsidR="005F6DB9" w:rsidRPr="00EA245D" w14:paraId="376439CA" w14:textId="77777777">
        <w:tc>
          <w:tcPr>
            <w:tcW w:w="0" w:type="auto"/>
          </w:tcPr>
          <w:p w14:paraId="3E14051C"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7ACA110" wp14:editId="44ABCEDC">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9.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2114D60B" w14:textId="77777777" w:rsidR="005F6DB9" w:rsidRPr="00EA245D" w:rsidRDefault="005F6DB9">
            <w:pPr>
              <w:pStyle w:val="ImageCaption"/>
              <w:spacing w:before="200"/>
              <w:rPr>
                <w:rFonts w:ascii="Times New Roman" w:hAnsi="Times New Roman" w:cs="Times New Roman"/>
              </w:rPr>
            </w:pPr>
          </w:p>
        </w:tc>
      </w:tr>
      <w:tr w:rsidR="005F6DB9" w:rsidRPr="00EA245D" w14:paraId="08BAB5D6" w14:textId="77777777">
        <w:tc>
          <w:tcPr>
            <w:tcW w:w="0" w:type="auto"/>
          </w:tcPr>
          <w:p w14:paraId="1B09D366"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0E2BA4EB" wp14:editId="3B627A6D">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10.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62FFC1CD" w14:textId="77777777" w:rsidR="005F6DB9" w:rsidRPr="00EA245D" w:rsidRDefault="005F6DB9">
            <w:pPr>
              <w:pStyle w:val="ImageCaption"/>
              <w:spacing w:before="200"/>
              <w:rPr>
                <w:rFonts w:ascii="Times New Roman" w:hAnsi="Times New Roman" w:cs="Times New Roman"/>
              </w:rPr>
            </w:pPr>
          </w:p>
        </w:tc>
      </w:tr>
      <w:tr w:rsidR="005F6DB9" w:rsidRPr="00EA245D" w14:paraId="38A869CE" w14:textId="77777777">
        <w:tc>
          <w:tcPr>
            <w:tcW w:w="0" w:type="auto"/>
          </w:tcPr>
          <w:p w14:paraId="7DDE767B"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BFF8422" wp14:editId="247CF2B5">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11.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5A743F2C" w14:textId="77777777" w:rsidR="005F6DB9" w:rsidRPr="00EA245D" w:rsidRDefault="005F6DB9">
            <w:pPr>
              <w:pStyle w:val="ImageCaption"/>
              <w:spacing w:before="200"/>
              <w:rPr>
                <w:rFonts w:ascii="Times New Roman" w:hAnsi="Times New Roman" w:cs="Times New Roman"/>
              </w:rPr>
            </w:pPr>
          </w:p>
        </w:tc>
      </w:tr>
      <w:tr w:rsidR="005F6DB9" w:rsidRPr="00EA245D" w14:paraId="5D1C747F" w14:textId="77777777">
        <w:tc>
          <w:tcPr>
            <w:tcW w:w="0" w:type="auto"/>
          </w:tcPr>
          <w:p w14:paraId="2FEFD01D"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6877C1E0" wp14:editId="55558A16">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12.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1E0FBEEE" w14:textId="77777777" w:rsidR="005F6DB9" w:rsidRPr="00EA245D" w:rsidRDefault="005F6DB9">
            <w:pPr>
              <w:pStyle w:val="ImageCaption"/>
              <w:spacing w:before="200"/>
              <w:rPr>
                <w:rFonts w:ascii="Times New Roman" w:hAnsi="Times New Roman" w:cs="Times New Roman"/>
              </w:rPr>
            </w:pPr>
          </w:p>
        </w:tc>
      </w:tr>
      <w:tr w:rsidR="005F6DB9" w:rsidRPr="00EA245D" w14:paraId="4D7FEC19" w14:textId="77777777">
        <w:tc>
          <w:tcPr>
            <w:tcW w:w="0" w:type="auto"/>
          </w:tcPr>
          <w:p w14:paraId="27AE0348"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D9F546B" wp14:editId="74767252">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13.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59C09E26" w14:textId="77777777" w:rsidR="005F6DB9" w:rsidRPr="00EA245D" w:rsidRDefault="005F6DB9">
            <w:pPr>
              <w:pStyle w:val="ImageCaption"/>
              <w:spacing w:before="200"/>
              <w:rPr>
                <w:rFonts w:ascii="Times New Roman" w:hAnsi="Times New Roman" w:cs="Times New Roman"/>
              </w:rPr>
            </w:pPr>
          </w:p>
        </w:tc>
      </w:tr>
      <w:tr w:rsidR="005F6DB9" w:rsidRPr="00EA245D" w14:paraId="4165ACD1" w14:textId="77777777">
        <w:tc>
          <w:tcPr>
            <w:tcW w:w="0" w:type="auto"/>
          </w:tcPr>
          <w:p w14:paraId="3F91622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7F0CB1BD" wp14:editId="250BACE7">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14.png"/>
                          <pic:cNvPicPr>
                            <a:picLocks noChangeAspect="1" noChangeArrowheads="1"/>
                          </pic:cNvPicPr>
                        </pic:nvPicPr>
                        <pic:blipFill>
                          <a:blip r:embed="rId47"/>
                          <a:stretch>
                            <a:fillRect/>
                          </a:stretch>
                        </pic:blipFill>
                        <pic:spPr bwMode="auto">
                          <a:xfrm>
                            <a:off x="0" y="0"/>
                            <a:ext cx="3733800" cy="2987040"/>
                          </a:xfrm>
                          <a:prstGeom prst="rect">
                            <a:avLst/>
                          </a:prstGeom>
                          <a:noFill/>
                          <a:ln w="9525">
                            <a:noFill/>
                            <a:headEnd/>
                            <a:tailEnd/>
                          </a:ln>
                        </pic:spPr>
                      </pic:pic>
                    </a:graphicData>
                  </a:graphic>
                </wp:inline>
              </w:drawing>
            </w:r>
          </w:p>
          <w:p w14:paraId="47707C84" w14:textId="77777777" w:rsidR="005F6DB9" w:rsidRPr="00EA245D" w:rsidRDefault="005F6DB9">
            <w:pPr>
              <w:pStyle w:val="ImageCaption"/>
              <w:spacing w:before="200"/>
              <w:rPr>
                <w:rFonts w:ascii="Times New Roman" w:hAnsi="Times New Roman" w:cs="Times New Roman"/>
              </w:rPr>
            </w:pPr>
          </w:p>
        </w:tc>
      </w:tr>
      <w:tr w:rsidR="005F6DB9" w:rsidRPr="00EA245D" w14:paraId="246125EE" w14:textId="77777777">
        <w:tc>
          <w:tcPr>
            <w:tcW w:w="0" w:type="auto"/>
          </w:tcPr>
          <w:p w14:paraId="74A3B819"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4BF4DC87" wp14:editId="0BBD133E">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15.png"/>
                          <pic:cNvPicPr>
                            <a:picLocks noChangeAspect="1" noChangeArrowheads="1"/>
                          </pic:cNvPicPr>
                        </pic:nvPicPr>
                        <pic:blipFill>
                          <a:blip r:embed="rId48"/>
                          <a:stretch>
                            <a:fillRect/>
                          </a:stretch>
                        </pic:blipFill>
                        <pic:spPr bwMode="auto">
                          <a:xfrm>
                            <a:off x="0" y="0"/>
                            <a:ext cx="3733800" cy="2987040"/>
                          </a:xfrm>
                          <a:prstGeom prst="rect">
                            <a:avLst/>
                          </a:prstGeom>
                          <a:noFill/>
                          <a:ln w="9525">
                            <a:noFill/>
                            <a:headEnd/>
                            <a:tailEnd/>
                          </a:ln>
                        </pic:spPr>
                      </pic:pic>
                    </a:graphicData>
                  </a:graphic>
                </wp:inline>
              </w:drawing>
            </w:r>
          </w:p>
          <w:p w14:paraId="47DA7FAF" w14:textId="77777777" w:rsidR="005F6DB9" w:rsidRPr="00EA245D" w:rsidRDefault="005F6DB9">
            <w:pPr>
              <w:pStyle w:val="ImageCaption"/>
              <w:spacing w:before="200"/>
              <w:rPr>
                <w:rFonts w:ascii="Times New Roman" w:hAnsi="Times New Roman" w:cs="Times New Roman"/>
              </w:rPr>
            </w:pPr>
          </w:p>
        </w:tc>
      </w:tr>
      <w:tr w:rsidR="005F6DB9" w:rsidRPr="00EA245D" w14:paraId="7A5F2F0F" w14:textId="77777777">
        <w:tc>
          <w:tcPr>
            <w:tcW w:w="0" w:type="auto"/>
          </w:tcPr>
          <w:p w14:paraId="3DF8EEA2"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6F97F016" wp14:editId="32E26F88">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16.png"/>
                          <pic:cNvPicPr>
                            <a:picLocks noChangeAspect="1" noChangeArrowheads="1"/>
                          </pic:cNvPicPr>
                        </pic:nvPicPr>
                        <pic:blipFill>
                          <a:blip r:embed="rId49"/>
                          <a:stretch>
                            <a:fillRect/>
                          </a:stretch>
                        </pic:blipFill>
                        <pic:spPr bwMode="auto">
                          <a:xfrm>
                            <a:off x="0" y="0"/>
                            <a:ext cx="3733800" cy="2987040"/>
                          </a:xfrm>
                          <a:prstGeom prst="rect">
                            <a:avLst/>
                          </a:prstGeom>
                          <a:noFill/>
                          <a:ln w="9525">
                            <a:noFill/>
                            <a:headEnd/>
                            <a:tailEnd/>
                          </a:ln>
                        </pic:spPr>
                      </pic:pic>
                    </a:graphicData>
                  </a:graphic>
                </wp:inline>
              </w:drawing>
            </w:r>
          </w:p>
          <w:p w14:paraId="11E78828" w14:textId="77777777" w:rsidR="005F6DB9" w:rsidRPr="00EA245D" w:rsidRDefault="005F6DB9">
            <w:pPr>
              <w:pStyle w:val="ImageCaption"/>
              <w:spacing w:before="200"/>
              <w:rPr>
                <w:rFonts w:ascii="Times New Roman" w:hAnsi="Times New Roman" w:cs="Times New Roman"/>
              </w:rPr>
            </w:pPr>
          </w:p>
        </w:tc>
      </w:tr>
      <w:tr w:rsidR="005F6DB9" w:rsidRPr="00EA245D" w14:paraId="2CC7367D" w14:textId="77777777">
        <w:tc>
          <w:tcPr>
            <w:tcW w:w="0" w:type="auto"/>
          </w:tcPr>
          <w:p w14:paraId="309D4C0F"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lastRenderedPageBreak/>
              <w:drawing>
                <wp:inline distT="0" distB="0" distL="0" distR="0" wp14:anchorId="33DD91B1" wp14:editId="562B129C">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7.png"/>
                          <pic:cNvPicPr>
                            <a:picLocks noChangeAspect="1" noChangeArrowheads="1"/>
                          </pic:cNvPicPr>
                        </pic:nvPicPr>
                        <pic:blipFill>
                          <a:blip r:embed="rId50"/>
                          <a:stretch>
                            <a:fillRect/>
                          </a:stretch>
                        </pic:blipFill>
                        <pic:spPr bwMode="auto">
                          <a:xfrm>
                            <a:off x="0" y="0"/>
                            <a:ext cx="3733800" cy="2987040"/>
                          </a:xfrm>
                          <a:prstGeom prst="rect">
                            <a:avLst/>
                          </a:prstGeom>
                          <a:noFill/>
                          <a:ln w="9525">
                            <a:noFill/>
                            <a:headEnd/>
                            <a:tailEnd/>
                          </a:ln>
                        </pic:spPr>
                      </pic:pic>
                    </a:graphicData>
                  </a:graphic>
                </wp:inline>
              </w:drawing>
            </w:r>
          </w:p>
          <w:p w14:paraId="1D7BADCC" w14:textId="77777777" w:rsidR="005F6DB9" w:rsidRPr="00EA245D" w:rsidRDefault="005F6DB9">
            <w:pPr>
              <w:pStyle w:val="ImageCaption"/>
              <w:spacing w:before="200"/>
              <w:rPr>
                <w:rFonts w:ascii="Times New Roman" w:hAnsi="Times New Roman" w:cs="Times New Roman"/>
              </w:rPr>
            </w:pPr>
          </w:p>
        </w:tc>
      </w:tr>
      <w:tr w:rsidR="005F6DB9" w:rsidRPr="00EA245D" w14:paraId="1FAFF537" w14:textId="77777777">
        <w:tc>
          <w:tcPr>
            <w:tcW w:w="0" w:type="auto"/>
          </w:tcPr>
          <w:p w14:paraId="718228E8" w14:textId="77777777" w:rsidR="005F6DB9" w:rsidRPr="00EA245D" w:rsidRDefault="00000000">
            <w:pPr>
              <w:jc w:val="center"/>
              <w:rPr>
                <w:rFonts w:ascii="Times New Roman" w:hAnsi="Times New Roman" w:cs="Times New Roman"/>
              </w:rPr>
            </w:pPr>
            <w:r w:rsidRPr="00EA245D">
              <w:rPr>
                <w:rFonts w:ascii="Times New Roman" w:hAnsi="Times New Roman" w:cs="Times New Roman"/>
                <w:noProof/>
              </w:rPr>
              <w:drawing>
                <wp:inline distT="0" distB="0" distL="0" distR="0" wp14:anchorId="4D75C64F" wp14:editId="3A45A429">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8.png"/>
                          <pic:cNvPicPr>
                            <a:picLocks noChangeAspect="1" noChangeArrowheads="1"/>
                          </pic:cNvPicPr>
                        </pic:nvPicPr>
                        <pic:blipFill>
                          <a:blip r:embed="rId51"/>
                          <a:stretch>
                            <a:fillRect/>
                          </a:stretch>
                        </pic:blipFill>
                        <pic:spPr bwMode="auto">
                          <a:xfrm>
                            <a:off x="0" y="0"/>
                            <a:ext cx="3733800" cy="2987040"/>
                          </a:xfrm>
                          <a:prstGeom prst="rect">
                            <a:avLst/>
                          </a:prstGeom>
                          <a:noFill/>
                          <a:ln w="9525">
                            <a:noFill/>
                            <a:headEnd/>
                            <a:tailEnd/>
                          </a:ln>
                        </pic:spPr>
                      </pic:pic>
                    </a:graphicData>
                  </a:graphic>
                </wp:inline>
              </w:drawing>
            </w:r>
          </w:p>
          <w:p w14:paraId="296841C5" w14:textId="77777777" w:rsidR="005F6DB9" w:rsidRPr="00EA245D" w:rsidRDefault="005F6DB9">
            <w:pPr>
              <w:pStyle w:val="ImageCaption"/>
              <w:spacing w:before="200"/>
              <w:rPr>
                <w:rFonts w:ascii="Times New Roman" w:hAnsi="Times New Roman" w:cs="Times New Roman"/>
              </w:rPr>
            </w:pPr>
          </w:p>
        </w:tc>
      </w:tr>
      <w:bookmarkEnd w:id="277"/>
      <w:bookmarkEnd w:id="289"/>
    </w:tbl>
    <w:p w14:paraId="3C5EFFDE" w14:textId="77777777" w:rsidR="003875FE" w:rsidRPr="00EA245D" w:rsidRDefault="003875FE">
      <w:pPr>
        <w:rPr>
          <w:rFonts w:ascii="Times New Roman" w:hAnsi="Times New Roman" w:cs="Times New Roman"/>
        </w:rPr>
      </w:pPr>
    </w:p>
    <w:sectPr w:rsidR="003875FE" w:rsidRPr="00EA245D" w:rsidSect="00EA245D">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7" w:author="Christopher Friesen" w:date="2024-09-13T15:19:00Z" w:initials="CF">
    <w:p w14:paraId="4CC751DD" w14:textId="77777777" w:rsidR="00947D0B" w:rsidRDefault="00947D0B" w:rsidP="00947D0B">
      <w:pPr>
        <w:pStyle w:val="CommentText"/>
      </w:pPr>
      <w:r>
        <w:rPr>
          <w:rStyle w:val="CommentReference"/>
        </w:rPr>
        <w:annotationRef/>
      </w:r>
      <w:r>
        <w:rPr>
          <w:lang w:val="en-AU"/>
        </w:rPr>
        <w:t>define</w:t>
      </w:r>
    </w:p>
  </w:comment>
  <w:comment w:id="156" w:author="Christopher Friesen" w:date="2024-09-13T15:35:00Z" w:initials="CF">
    <w:p w14:paraId="4EDDDFA1" w14:textId="77777777" w:rsidR="008E514A" w:rsidRDefault="008E514A" w:rsidP="008E514A">
      <w:pPr>
        <w:pStyle w:val="CommentText"/>
      </w:pPr>
      <w:r>
        <w:rPr>
          <w:rStyle w:val="CommentReference"/>
        </w:rPr>
        <w:annotationRef/>
      </w:r>
      <w:r>
        <w:rPr>
          <w:lang w:val="en-AU"/>
        </w:rPr>
        <w:t>Capitalised above (and below), be consistent with how variable names are represented throughout.</w:t>
      </w:r>
    </w:p>
  </w:comment>
  <w:comment w:id="187" w:author="Christopher Friesen" w:date="2024-09-13T15:40:00Z" w:initials="CF">
    <w:p w14:paraId="2E65A361" w14:textId="77777777" w:rsidR="00E16441" w:rsidRDefault="008E514A" w:rsidP="00E16441">
      <w:pPr>
        <w:pStyle w:val="CommentText"/>
      </w:pPr>
      <w:r>
        <w:rPr>
          <w:rStyle w:val="CommentReference"/>
        </w:rPr>
        <w:annotationRef/>
      </w:r>
      <w:r w:rsidR="00E16441">
        <w:rPr>
          <w:lang w:val="en-AU"/>
        </w:rPr>
        <w:t>Maybe I am misreading this, but could treatments affect a behaviour they seem not to have (which is what this experiment suggests?) Abstract: “</w:t>
      </w:r>
      <w:r w:rsidR="00E16441">
        <w:t xml:space="preserve">Contrary to our expectations, we found no evidence of numerical discrimination for any treatments. These findings suggest that </w:t>
      </w:r>
      <w:r w:rsidR="00E16441">
        <w:rPr>
          <w:i/>
          <w:iCs/>
        </w:rPr>
        <w:t>L. guichenoti</w:t>
      </w:r>
      <w:r w:rsidR="00E16441">
        <w:t xml:space="preserve"> may not use numerical cues to make foraging decisions and that early conditions do not affect their behaviour towards different quantities of food.”</w:t>
      </w:r>
    </w:p>
  </w:comment>
  <w:comment w:id="188" w:author="Christopher Friesen" w:date="2024-09-13T15:42:00Z" w:initials="CF">
    <w:p w14:paraId="2174DDD0" w14:textId="3E345C5B" w:rsidR="008E514A" w:rsidRDefault="008E514A" w:rsidP="008E514A">
      <w:pPr>
        <w:pStyle w:val="CommentText"/>
      </w:pPr>
      <w:r>
        <w:rPr>
          <w:rStyle w:val="CommentReference"/>
        </w:rPr>
        <w:annotationRef/>
      </w:r>
      <w:r>
        <w:rPr>
          <w:lang w:val="en-AU"/>
        </w:rPr>
        <w:t>So does it make sense to talk about GC and Temp effects on something that we did not demonstrate?</w:t>
      </w:r>
    </w:p>
  </w:comment>
  <w:comment w:id="200" w:author="Christopher Friesen" w:date="2024-09-13T15:45:00Z" w:initials="CF">
    <w:p w14:paraId="65298592" w14:textId="77777777" w:rsidR="00E16441" w:rsidRDefault="00E16441" w:rsidP="00E16441">
      <w:pPr>
        <w:pStyle w:val="CommentText"/>
      </w:pPr>
      <w:r>
        <w:rPr>
          <w:rStyle w:val="CommentReference"/>
        </w:rPr>
        <w:annotationRef/>
      </w:r>
      <w:r>
        <w:rPr>
          <w:lang w:val="en-AU"/>
        </w:rPr>
        <w:t xml:space="preserve">This *what*?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C751DD" w15:done="0"/>
  <w15:commentEx w15:paraId="4EDDDFA1" w15:done="0"/>
  <w15:commentEx w15:paraId="2E65A361" w15:done="0"/>
  <w15:commentEx w15:paraId="2174DDD0" w15:paraIdParent="2E65A361" w15:done="0"/>
  <w15:commentEx w15:paraId="652985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1DE444" w16cex:dateUtc="2024-09-13T05:19:00Z"/>
  <w16cex:commentExtensible w16cex:durableId="29ACAF6C" w16cex:dateUtc="2024-09-13T05:35:00Z"/>
  <w16cex:commentExtensible w16cex:durableId="14DBD2B6" w16cex:dateUtc="2024-09-13T05:40:00Z"/>
  <w16cex:commentExtensible w16cex:durableId="1BC92BA6" w16cex:dateUtc="2024-09-13T05:42:00Z"/>
  <w16cex:commentExtensible w16cex:durableId="325EFA8D" w16cex:dateUtc="2024-09-13T0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C751DD" w16cid:durableId="5B1DE444"/>
  <w16cid:commentId w16cid:paraId="4EDDDFA1" w16cid:durableId="29ACAF6C"/>
  <w16cid:commentId w16cid:paraId="2E65A361" w16cid:durableId="14DBD2B6"/>
  <w16cid:commentId w16cid:paraId="2174DDD0" w16cid:durableId="1BC92BA6"/>
  <w16cid:commentId w16cid:paraId="65298592" w16cid:durableId="325EFA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D4405" w14:textId="77777777" w:rsidR="008D5494" w:rsidRDefault="008D5494">
      <w:pPr>
        <w:spacing w:after="0"/>
      </w:pPr>
      <w:r>
        <w:separator/>
      </w:r>
    </w:p>
  </w:endnote>
  <w:endnote w:type="continuationSeparator" w:id="0">
    <w:p w14:paraId="4CC552EB" w14:textId="77777777" w:rsidR="008D5494" w:rsidRDefault="008D54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87507" w14:textId="77777777" w:rsidR="008D5494" w:rsidRDefault="008D5494">
      <w:r>
        <w:separator/>
      </w:r>
    </w:p>
  </w:footnote>
  <w:footnote w:type="continuationSeparator" w:id="0">
    <w:p w14:paraId="6900C52A" w14:textId="77777777" w:rsidR="008D5494" w:rsidRDefault="008D54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A580D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203863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opher Friesen">
    <w15:presenceInfo w15:providerId="AD" w15:userId="S::cfriesen@uow.edu.au::958ae06d-57a5-4c84-aeb4-ad4b29049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zAzNze1tDAyNjQ3NjZV0lEKTi0uzszPAykwrAUAAiCZ1CwAAAA="/>
  </w:docVars>
  <w:rsids>
    <w:rsidRoot w:val="005F6DB9"/>
    <w:rsid w:val="00144B42"/>
    <w:rsid w:val="001C74C1"/>
    <w:rsid w:val="003875FE"/>
    <w:rsid w:val="005A1D17"/>
    <w:rsid w:val="005F6DB9"/>
    <w:rsid w:val="007B0A93"/>
    <w:rsid w:val="008D5494"/>
    <w:rsid w:val="008E514A"/>
    <w:rsid w:val="00947D0B"/>
    <w:rsid w:val="00B30BC5"/>
    <w:rsid w:val="00B84043"/>
    <w:rsid w:val="00E16441"/>
    <w:rsid w:val="00E9576F"/>
    <w:rsid w:val="00EA245D"/>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CEB5"/>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EA245D"/>
  </w:style>
  <w:style w:type="paragraph" w:styleId="Revision">
    <w:name w:val="Revision"/>
    <w:hidden/>
    <w:rsid w:val="007B0A93"/>
    <w:pPr>
      <w:spacing w:after="0"/>
    </w:pPr>
  </w:style>
  <w:style w:type="character" w:styleId="CommentReference">
    <w:name w:val="annotation reference"/>
    <w:basedOn w:val="DefaultParagraphFont"/>
    <w:rsid w:val="00947D0B"/>
    <w:rPr>
      <w:sz w:val="16"/>
      <w:szCs w:val="16"/>
    </w:rPr>
  </w:style>
  <w:style w:type="paragraph" w:styleId="CommentText">
    <w:name w:val="annotation text"/>
    <w:basedOn w:val="Normal"/>
    <w:link w:val="CommentTextChar"/>
    <w:rsid w:val="00947D0B"/>
    <w:rPr>
      <w:sz w:val="20"/>
      <w:szCs w:val="20"/>
    </w:rPr>
  </w:style>
  <w:style w:type="character" w:customStyle="1" w:styleId="CommentTextChar">
    <w:name w:val="Comment Text Char"/>
    <w:basedOn w:val="DefaultParagraphFont"/>
    <w:link w:val="CommentText"/>
    <w:rsid w:val="00947D0B"/>
    <w:rPr>
      <w:sz w:val="20"/>
      <w:szCs w:val="20"/>
    </w:rPr>
  </w:style>
  <w:style w:type="paragraph" w:styleId="CommentSubject">
    <w:name w:val="annotation subject"/>
    <w:basedOn w:val="CommentText"/>
    <w:next w:val="CommentText"/>
    <w:link w:val="CommentSubjectChar"/>
    <w:rsid w:val="00947D0B"/>
    <w:rPr>
      <w:b/>
      <w:bCs/>
    </w:rPr>
  </w:style>
  <w:style w:type="character" w:customStyle="1" w:styleId="CommentSubjectChar">
    <w:name w:val="Comment Subject Char"/>
    <w:basedOn w:val="CommentTextChar"/>
    <w:link w:val="CommentSubject"/>
    <w:rsid w:val="00947D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098/rsbl.2011.1161" TargetMode="External"/><Relationship Id="rId26" Type="http://schemas.openxmlformats.org/officeDocument/2006/relationships/hyperlink" Target="https://www.R-project.org/" TargetMode="External"/><Relationship Id="rId39" Type="http://schemas.openxmlformats.org/officeDocument/2006/relationships/image" Target="media/image8.png"/><Relationship Id="rId21" Type="http://schemas.openxmlformats.org/officeDocument/2006/relationships/hyperlink" Target="https://doi.org/10.1002/(SICI)1096-9861(19970414)380:3%3c409::AID-CNE9%3e3.0.CO;2-6"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10071-016-0993-2" TargetMode="External"/><Relationship Id="rId29" Type="http://schemas.openxmlformats.org/officeDocument/2006/relationships/hyperlink" Target="https://doi.org/10.1093/beheco/arab019" TargetMode="External"/><Relationship Id="rId11" Type="http://schemas.microsoft.com/office/2018/08/relationships/commentsExtensible" Target="commentsExtensible.xml"/><Relationship Id="rId24" Type="http://schemas.openxmlformats.org/officeDocument/2006/relationships/hyperlink" Target="https://doi.org/10.1016/j.anbehav.2015.01.018" TargetMode="External"/><Relationship Id="rId32" Type="http://schemas.openxmlformats.org/officeDocument/2006/relationships/hyperlink" Target="https://doi.org/10.3390/sym10060184"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16/j.anbehav.2015.10.027" TargetMode="External"/><Relationship Id="rId31" Type="http://schemas.openxmlformats.org/officeDocument/2006/relationships/hyperlink" Target="https://doi.org/10.1007/s00265-019-2706-8"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Pablo-Recio/CORT-Temp_Numerical" TargetMode="External"/><Relationship Id="rId22" Type="http://schemas.openxmlformats.org/officeDocument/2006/relationships/hyperlink" Target="https://doi.org/10.1016/j.anbehav.2014.02.017" TargetMode="External"/><Relationship Id="rId27" Type="http://schemas.openxmlformats.org/officeDocument/2006/relationships/hyperlink" Target="https://doi.org/10.1038/s41598-020-73354-z" TargetMode="External"/><Relationship Id="rId30" Type="http://schemas.openxmlformats.org/officeDocument/2006/relationships/hyperlink" Target="https://doi.org/10.1016/0166-4328(94)90100-7"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1007/s10071-013-0665-4" TargetMode="External"/><Relationship Id="rId25" Type="http://schemas.openxmlformats.org/officeDocument/2006/relationships/hyperlink" Target="https://doi.org/10.1007/s12038-021-00153-7" TargetMode="External"/><Relationship Id="rId33" Type="http://schemas.openxmlformats.org/officeDocument/2006/relationships/hyperlink" Target="https://doi.org/10.1002/jnr.20338"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doi.org/10.1007/s00265-013-1639-x" TargetMode="Externa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10071-020-01365-4" TargetMode="External"/><Relationship Id="rId23" Type="http://schemas.openxmlformats.org/officeDocument/2006/relationships/hyperlink" Target="https://doi.org/10.1098/rsbl.2017.0002" TargetMode="External"/><Relationship Id="rId28" Type="http://schemas.openxmlformats.org/officeDocument/2006/relationships/hyperlink" Target="https://doi.org/10.1007/s00265-021-02979-5"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42BB1-1EF7-BC48-933F-40FB3CF9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47</Pages>
  <Words>9253</Words>
  <Characters>52748</Characters>
  <Application>Microsoft Office Word</Application>
  <DocSecurity>0</DocSecurity>
  <Lines>439</Lines>
  <Paragraphs>123</Paragraphs>
  <ScaleCrop>false</ScaleCrop>
  <Company/>
  <LinksUpToDate>false</LinksUpToDate>
  <CharactersWithSpaces>61878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Christopher Friesen</dc:creator>
  <cp:keywords/>
  <cp:lastModifiedBy>Christopher Friesen</cp:lastModifiedBy>
  <cp:revision>6</cp:revision>
  <dcterms:created xsi:type="dcterms:W3CDTF">2024-09-13T05:07:00Z</dcterms:created>
  <dcterms:modified xsi:type="dcterms:W3CDTF">2024-09-13T05:45:00Z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